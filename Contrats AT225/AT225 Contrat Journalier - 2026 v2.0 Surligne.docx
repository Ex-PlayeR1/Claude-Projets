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69C38" w14:textId="09DD3EB5" w:rsidR="00A60AC4" w:rsidRPr="00A60AC4" w:rsidRDefault="001235E4" w:rsidP="00A60AC4">
      <w:pPr>
        <w:pStyle w:val="Default"/>
        <w:jc w:val="center"/>
      </w:pPr>
      <w:r>
        <w:rPr>
          <w:noProof/>
          <w:lang w:val="en-US"/>
        </w:rPr>
        <w:drawing>
          <wp:anchor distT="0" distB="0" distL="114300" distR="114300" simplePos="0" relativeHeight="251659264" behindDoc="0" locked="0" layoutInCell="1" allowOverlap="1" wp14:anchorId="07BB68F8" wp14:editId="49ECFCAF">
            <wp:simplePos x="0" y="0"/>
            <wp:positionH relativeFrom="margin">
              <wp:posOffset>-539750</wp:posOffset>
            </wp:positionH>
            <wp:positionV relativeFrom="paragraph">
              <wp:posOffset>-685800</wp:posOffset>
            </wp:positionV>
            <wp:extent cx="2257425" cy="977172"/>
            <wp:effectExtent l="0" t="0" r="0" b="0"/>
            <wp:wrapNone/>
            <wp:docPr id="1245852138" name="Image 1" descr="Une image contenant texte, Police, Graphique, typographie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52138" name="Image 1" descr="Une image contenant texte, Police, Graphique, typographie  Le contenu généré par l’IA peut êtr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57425" cy="97717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70758E" w14:textId="77777777" w:rsidR="0087454B" w:rsidRDefault="0087454B" w:rsidP="00A60AC4">
      <w:pPr>
        <w:pStyle w:val="Default"/>
        <w:jc w:val="center"/>
        <w:rPr>
          <w:rFonts w:asciiTheme="minorHAnsi" w:hAnsiTheme="minorHAnsi" w:cstheme="minorHAnsi"/>
          <w:b/>
          <w:bCs/>
          <w:color w:val="009E60"/>
          <w:sz w:val="32"/>
          <w:szCs w:val="32"/>
        </w:rPr>
      </w:pPr>
    </w:p>
    <w:p w14:paraId="0EAA4C8A" w14:textId="7E131097" w:rsidR="00A60AC4" w:rsidRPr="00BC5FC3" w:rsidRDefault="00A60AC4" w:rsidP="00A60AC4">
      <w:pPr>
        <w:pStyle w:val="Default"/>
        <w:jc w:val="center"/>
        <w:rPr>
          <w:rFonts w:asciiTheme="minorHAnsi" w:hAnsiTheme="minorHAnsi" w:cstheme="minorHAnsi"/>
          <w:b/>
          <w:bCs/>
          <w:color w:val="009E60"/>
          <w:sz w:val="32"/>
          <w:szCs w:val="32"/>
        </w:rPr>
      </w:pPr>
      <w:r>
        <w:rPr>
          <w:rFonts w:asciiTheme="minorHAnsi" w:hAnsiTheme="minorHAnsi" w:cstheme="minorHAnsi"/>
          <w:b/>
          <w:bCs/>
          <w:color w:val="009E60"/>
          <w:sz w:val="32"/>
          <w:szCs w:val="32"/>
        </w:rPr>
        <w:t>CONTRAT JOURNALIER</w:t>
      </w:r>
    </w:p>
    <w:p w14:paraId="36470F25" w14:textId="26C7E6F1" w:rsidR="00A60AC4" w:rsidRPr="00125AB8" w:rsidRDefault="00A60AC4" w:rsidP="00A60AC4">
      <w:pPr>
        <w:pStyle w:val="Default"/>
        <w:jc w:val="center"/>
        <w:rPr>
          <w:rFonts w:asciiTheme="minorHAnsi" w:hAnsiTheme="minorHAnsi" w:cstheme="minorHAnsi"/>
          <w:color w:val="auto"/>
        </w:rPr>
      </w:pPr>
      <w:r>
        <w:rPr>
          <w:rFonts w:asciiTheme="minorHAnsi" w:hAnsiTheme="minorHAnsi" w:cstheme="minorHAnsi"/>
          <w:color w:val="auto"/>
        </w:rPr>
        <w:t>_____________________</w:t>
      </w:r>
    </w:p>
    <w:p w14:paraId="6C8EA2C5" w14:textId="77777777" w:rsidR="00A60AC4" w:rsidRDefault="00A60AC4" w:rsidP="00A60AC4">
      <w:pPr>
        <w:shd w:val="clear" w:color="auto" w:fill="FFFFFF"/>
        <w:jc w:val="both"/>
        <w:rPr>
          <w:rFonts w:ascii="Arial" w:hAnsi="Arial" w:cs="Arial"/>
          <w:color w:val="222222"/>
        </w:rPr>
      </w:pPr>
      <w:r>
        <w:rPr>
          <w:rFonts w:ascii="Arial" w:hAnsi="Arial" w:cs="Arial"/>
          <w:color w:val="000000"/>
          <w:sz w:val="18"/>
          <w:szCs w:val="18"/>
        </w:rPr>
        <w:t> </w:t>
      </w:r>
    </w:p>
    <w:p w14:paraId="37075F18" w14:textId="36D86143" w:rsidR="00A60AC4" w:rsidRPr="00A60AC4" w:rsidRDefault="00A60AC4" w:rsidP="00A60AC4">
      <w:pPr>
        <w:shd w:val="clear" w:color="auto" w:fill="FFFFFF"/>
        <w:jc w:val="both"/>
        <w:rPr>
          <w:rFonts w:asciiTheme="minorHAnsi" w:hAnsiTheme="minorHAnsi" w:cstheme="minorHAnsi"/>
          <w:color w:val="222222"/>
          <w:sz w:val="22"/>
          <w:szCs w:val="22"/>
        </w:rPr>
      </w:pPr>
      <w:r>
        <w:rPr>
          <w:rFonts w:asciiTheme="minorHAnsi" w:hAnsiTheme="minorHAnsi" w:cstheme="minorHAnsi"/>
          <w:color w:val="000000"/>
          <w:sz w:val="22"/>
          <w:szCs w:val="22"/>
        </w:rPr>
        <w:t xml:space="preserve">                                                    Contrat de travail pour une vacation journalière</w:t>
      </w:r>
    </w:p>
    <w:p w14:paraId="0B881179" w14:textId="08AB8A7C" w:rsidR="0087454B" w:rsidRPr="00A60AC4" w:rsidRDefault="00A60AC4" w:rsidP="00A60AC4">
      <w:pPr>
        <w:shd w:val="clear" w:color="auto" w:fill="FFFFFF"/>
        <w:jc w:val="both"/>
        <w:rPr>
          <w:rFonts w:asciiTheme="minorHAnsi" w:hAnsiTheme="minorHAnsi" w:cstheme="minorHAnsi"/>
          <w:color w:val="000000"/>
          <w:sz w:val="22"/>
          <w:szCs w:val="22"/>
        </w:rPr>
      </w:pPr>
      <w:r>
        <w:rPr>
          <w:rFonts w:asciiTheme="minorHAnsi" w:hAnsiTheme="minorHAnsi" w:cstheme="minorHAnsi"/>
          <w:color w:val="000000"/>
          <w:sz w:val="22"/>
          <w:szCs w:val="22"/>
        </w:rPr>
        <w:t> </w:t>
      </w:r>
    </w:p>
    <w:p w14:paraId="072B528F" w14:textId="77777777" w:rsidR="00067538" w:rsidRDefault="00067538" w:rsidP="00A60AC4">
      <w:pPr>
        <w:shd w:val="clear" w:color="auto" w:fill="FFFFFF"/>
        <w:jc w:val="both"/>
        <w:rPr>
          <w:rFonts w:asciiTheme="minorHAnsi" w:hAnsiTheme="minorHAnsi" w:cstheme="minorHAnsi"/>
          <w:b/>
          <w:bCs/>
          <w:sz w:val="22"/>
          <w:szCs w:val="22"/>
        </w:rPr>
      </w:pPr>
    </w:p>
    <w:p w14:paraId="03C636E9" w14:textId="3074FC9B" w:rsidR="00A60AC4" w:rsidRPr="00A60AC4" w:rsidRDefault="00EB5611" w:rsidP="00A60AC4">
      <w:pPr>
        <w:shd w:val="clear" w:color="auto" w:fill="FFFFFF"/>
        <w:jc w:val="both"/>
        <w:rPr>
          <w:rFonts w:asciiTheme="minorHAnsi" w:hAnsiTheme="minorHAnsi" w:cstheme="minorHAnsi"/>
          <w:color w:val="222222"/>
          <w:sz w:val="22"/>
          <w:szCs w:val="22"/>
        </w:rPr>
      </w:pPr>
      <w:r>
        <w:rPr>
          <w:rFonts w:asciiTheme="minorHAnsi" w:hAnsiTheme="minorHAnsi" w:cstheme="minorHAnsi"/>
          <w:b/>
          <w:bCs/>
          <w:sz w:val="22"/>
          <w:szCs w:val="22"/>
        </w:rPr>
        <w:t>Assistance Technique 225</w:t>
      </w:r>
      <w:r>
        <w:rPr>
          <w:rFonts w:asciiTheme="minorHAnsi" w:hAnsiTheme="minorHAnsi" w:cstheme="minorHAnsi"/>
          <w:color w:val="000000"/>
          <w:sz w:val="22"/>
          <w:szCs w:val="22"/>
        </w:rPr>
        <w:t xml:space="preserve">, représentée par </w:t>
      </w:r>
      <w:r>
        <w:rPr>
          <w:rFonts w:asciiTheme="minorHAnsi" w:hAnsiTheme="minorHAnsi" w:cstheme="minorHAnsi"/>
          <w:sz w:val="22"/>
          <w:szCs w:val="22"/>
        </w:rPr>
        <w:t xml:space="preserve">M. Erwan PAUL </w:t>
      </w:r>
      <w:r>
        <w:rPr>
          <w:rFonts w:asciiTheme="minorHAnsi" w:hAnsiTheme="minorHAnsi" w:cstheme="minorHAnsi"/>
          <w:color w:val="000000"/>
          <w:sz w:val="22"/>
          <w:szCs w:val="22"/>
        </w:rPr>
        <w:t xml:space="preserve">engage </w:t>
      </w:r>
      <w:r>
        <w:rPr>
          <w:rFonts w:asciiTheme="minorHAnsi" w:hAnsiTheme="minorHAnsi" w:cstheme="minorHAnsi"/>
          <w:color w:val="EE0000"/>
          <w:sz w:val="22"/>
          <w:szCs w:val="22"/>
        </w:rPr>
        <w:t xml:space="preserve">M./Mme XXXXXXXXXXX </w:t>
      </w:r>
      <w:del w:id="525" w:author="AT225" w:date="2026-06-15T00:00:00Z">
        <w:r>
          <w:rPr>
            <w:rFonts w:asciiTheme="minorHAnsi" w:hAnsiTheme="minorHAnsi" w:cstheme="minorHAnsi"/>
            <w:color w:val="000000"/>
            <w:sz w:val="22"/>
            <w:szCs w:val="22"/>
          </w:rPr>
          <w:delText xml:space="preserve">pour une durée déterminée en application des articles 14.1 et 14.7 de la Loi n°95/15 du 12 janvier 1995 portant Code du travail.</w:delText>
        </w:r>
      </w:del>
      <w:ins w:id="526" w:author="AT225" w:date="2026-06-15T00:00:00Z">
        <w:r>
          <w:rPr>
            <w:rFonts w:asciiTheme="minorHAnsi" w:hAnsiTheme="minorHAnsi" w:cstheme="minorHAnsi"/>
            <w:color w:val="000000"/>
            <w:sz w:val="22"/>
            <w:szCs w:val="22"/>
          </w:rPr>
          <w:t xml:space="preserve">pour une durée déterminée conformément aux dispositions de la loi n°2015-532 du 20 juillet 2015 portant Code du Travail en Côte d'Ivoire.</w:t>
        </w:r>
      </w:ins>
    </w:p>
    <w:p w14:paraId="23D47CFD" w14:textId="57C87E04" w:rsidR="00A60AC4" w:rsidRPr="00A60AC4" w:rsidRDefault="00A60AC4" w:rsidP="00A60AC4">
      <w:pPr>
        <w:shd w:val="clear" w:color="auto" w:fill="FFFFFF"/>
        <w:jc w:val="both"/>
        <w:rPr>
          <w:rFonts w:asciiTheme="minorHAnsi" w:hAnsiTheme="minorHAnsi" w:cstheme="minorHAnsi"/>
          <w:color w:val="000000"/>
          <w:sz w:val="22"/>
          <w:szCs w:val="22"/>
        </w:rPr>
      </w:pPr>
      <w:r>
        <w:rPr>
          <w:rFonts w:asciiTheme="minorHAnsi" w:hAnsiTheme="minorHAnsi" w:cstheme="minorHAnsi"/>
          <w:color w:val="000000"/>
          <w:sz w:val="22"/>
          <w:szCs w:val="22"/>
        </w:rPr>
        <w:t> </w:t>
      </w:r>
    </w:p>
    <w:p w14:paraId="29CBAB30" w14:textId="3BE75B09" w:rsidR="00A60AC4" w:rsidRPr="00A60AC4" w:rsidRDefault="00067538" w:rsidP="00A60AC4">
      <w:pPr>
        <w:shd w:val="clear" w:color="auto" w:fill="FFFFFF"/>
        <w:jc w:val="both"/>
        <w:rPr>
          <w:rFonts w:asciiTheme="minorHAnsi" w:hAnsiTheme="minorHAnsi" w:cstheme="minorHAnsi"/>
          <w:color w:val="222222"/>
          <w:sz w:val="22"/>
          <w:szCs w:val="22"/>
        </w:rPr>
      </w:pPr>
      <w:r>
        <w:rPr>
          <w:rFonts w:asciiTheme="minorHAnsi" w:hAnsiTheme="minorHAnsi" w:cstheme="minorHAnsi"/>
          <w:color w:val="EE0000"/>
          <w:sz w:val="22"/>
          <w:szCs w:val="22"/>
        </w:rPr>
        <w:t>M./Mme XXXXXXXXXXX</w:t>
      </w:r>
      <w:r>
        <w:rPr>
          <w:rFonts w:asciiTheme="minorHAnsi" w:hAnsiTheme="minorHAnsi" w:cstheme="minorHAnsi"/>
          <w:color w:val="FF0000"/>
          <w:sz w:val="22"/>
          <w:szCs w:val="22"/>
        </w:rPr>
        <w:t xml:space="preserve"> </w:t>
      </w:r>
      <w:r>
        <w:rPr>
          <w:rFonts w:asciiTheme="minorHAnsi" w:hAnsiTheme="minorHAnsi" w:cstheme="minorHAnsi"/>
          <w:color w:val="000000"/>
          <w:sz w:val="22"/>
          <w:szCs w:val="22"/>
        </w:rPr>
        <w:t xml:space="preserve">dont le n° de </w:t>
      </w:r>
      <w:r>
        <w:rPr>
          <w:rFonts w:asciiTheme="minorHAnsi" w:hAnsiTheme="minorHAnsi" w:cstheme="minorHAnsi"/>
          <w:sz w:val="22"/>
          <w:szCs w:val="22"/>
        </w:rPr>
        <w:t>CNI/passeport   </w:t>
      </w:r>
      <w:r>
        <w:rPr>
          <w:rFonts w:asciiTheme="minorHAnsi" w:hAnsiTheme="minorHAnsi" w:cstheme="minorHAnsi"/>
          <w:color w:val="000000"/>
          <w:sz w:val="22"/>
          <w:szCs w:val="22"/>
        </w:rPr>
        <w:t xml:space="preserve">est </w:t>
      </w:r>
      <w:r>
        <w:rPr>
          <w:rFonts w:asciiTheme="minorHAnsi" w:hAnsiTheme="minorHAnsi" w:cstheme="minorHAnsi"/>
          <w:color w:val="EE0000"/>
          <w:sz w:val="22"/>
          <w:szCs w:val="22"/>
        </w:rPr>
        <w:t>……………………………</w:t>
      </w:r>
      <w:r>
        <w:rPr>
          <w:rFonts w:asciiTheme="minorHAnsi" w:hAnsiTheme="minorHAnsi" w:cstheme="minorHAnsi"/>
          <w:color w:val="FF0000"/>
          <w:sz w:val="22"/>
          <w:szCs w:val="22"/>
        </w:rPr>
        <w:t xml:space="preserve"> </w:t>
      </w:r>
      <w:r>
        <w:rPr>
          <w:rFonts w:asciiTheme="minorHAnsi" w:hAnsiTheme="minorHAnsi" w:cstheme="minorHAnsi"/>
          <w:color w:val="000000"/>
          <w:sz w:val="22"/>
          <w:szCs w:val="22"/>
        </w:rPr>
        <w:t>occupera la fonction de</w:t>
      </w:r>
    </w:p>
    <w:p w14:paraId="05730989" w14:textId="5F2E246A" w:rsidR="00A60AC4" w:rsidRPr="00067538" w:rsidRDefault="00A60AC4" w:rsidP="00A60AC4">
      <w:pPr>
        <w:shd w:val="clear" w:color="auto" w:fill="FFFFFF"/>
        <w:jc w:val="both"/>
        <w:rPr>
          <w:rFonts w:asciiTheme="minorHAnsi" w:hAnsiTheme="minorHAnsi" w:cstheme="minorHAnsi"/>
          <w:color w:val="EE0000"/>
          <w:sz w:val="22"/>
          <w:szCs w:val="22"/>
        </w:rPr>
      </w:pPr>
      <w:r>
        <w:rPr>
          <w:rFonts w:asciiTheme="minorHAnsi" w:hAnsiTheme="minorHAnsi" w:cstheme="minorHAnsi"/>
          <w:color w:val="EE0000"/>
          <w:sz w:val="22"/>
          <w:szCs w:val="22"/>
        </w:rPr>
        <w:t>…………………………………………….  .</w:t>
      </w:r>
    </w:p>
    <w:p w14:paraId="28B806C6" w14:textId="55A839EB" w:rsidR="00A60AC4" w:rsidRPr="00CC1961" w:rsidRDefault="00A60AC4" w:rsidP="00A60AC4">
      <w:pPr>
        <w:shd w:val="clear" w:color="auto" w:fill="FFFFFF"/>
        <w:jc w:val="both"/>
        <w:rPr>
          <w:rFonts w:asciiTheme="minorHAnsi" w:hAnsiTheme="minorHAnsi" w:cstheme="minorHAnsi"/>
          <w:color w:val="000000"/>
          <w:sz w:val="22"/>
          <w:szCs w:val="22"/>
        </w:rPr>
      </w:pPr>
      <w:r>
        <w:rPr>
          <w:rFonts w:asciiTheme="minorHAnsi" w:hAnsiTheme="minorHAnsi" w:cstheme="minorHAnsi"/>
          <w:color w:val="FF0000"/>
          <w:sz w:val="22"/>
          <w:szCs w:val="22"/>
        </w:rPr>
        <w:t> </w:t>
      </w:r>
      <w:r>
        <w:rPr>
          <w:rFonts w:asciiTheme="minorHAnsi" w:hAnsiTheme="minorHAnsi" w:cstheme="minorHAnsi"/>
          <w:color w:val="000000"/>
          <w:sz w:val="22"/>
          <w:szCs w:val="22"/>
        </w:rPr>
        <w:t> </w:t>
      </w:r>
    </w:p>
    <w:p w14:paraId="36E8956C" w14:textId="4FEAB8CE" w:rsidR="00A60AC4" w:rsidRPr="00A60AC4" w:rsidRDefault="00A60AC4" w:rsidP="00A60AC4">
      <w:pPr>
        <w:shd w:val="clear" w:color="auto" w:fill="FFFFFF"/>
        <w:jc w:val="both"/>
        <w:rPr>
          <w:rFonts w:asciiTheme="minorHAnsi" w:hAnsiTheme="minorHAnsi" w:cstheme="minorHAnsi"/>
          <w:color w:val="222222"/>
          <w:sz w:val="22"/>
          <w:szCs w:val="22"/>
        </w:rPr>
      </w:pPr>
      <w:r>
        <w:rPr>
          <w:rFonts w:asciiTheme="minorHAnsi" w:hAnsiTheme="minorHAnsi" w:cstheme="minorHAnsi"/>
          <w:color w:val="000000"/>
          <w:sz w:val="22"/>
          <w:szCs w:val="22"/>
        </w:rPr>
        <w:t xml:space="preserve">Le contrat de </w:t>
      </w:r>
      <w:r>
        <w:rPr>
          <w:rFonts w:asciiTheme="minorHAnsi" w:hAnsiTheme="minorHAnsi" w:cstheme="minorHAnsi"/>
          <w:color w:val="EE0000"/>
          <w:sz w:val="22"/>
          <w:szCs w:val="22"/>
        </w:rPr>
        <w:t xml:space="preserve">M./Mme XXXXXXXXXXX </w:t>
      </w:r>
      <w:del w:id="601" w:author="AT225" w:date="2026-06-15T00:00:00Z">
        <w:r>
          <w:rPr>
            <w:rFonts w:asciiTheme="minorHAnsi" w:hAnsiTheme="minorHAnsi" w:cstheme="minorHAnsi"/>
            <w:color w:val="000000"/>
            <w:sz w:val="22"/>
            <w:szCs w:val="22"/>
          </w:rPr>
          <w:delText xml:space="preserve">sera régi par les dispositions du Code du travail et de la convention collective interprofessionnelle de 1977 en vigueur dont nous lui avons donné connaissance, ainsi que par les dispositions particulières ci-dessous </w:delText>
        </w:r>
      </w:del>
      <w:ins w:id="602" w:author="AT225" w:date="2026-06-15T00:00:00Z">
        <w:r>
          <w:rPr>
            <w:rFonts w:asciiTheme="minorHAnsi" w:hAnsiTheme="minorHAnsi" w:cstheme="minorHAnsi"/>
            <w:color w:val="000000"/>
            <w:sz w:val="22"/>
            <w:szCs w:val="22"/>
          </w:rPr>
          <w:t xml:space="preserve">sera régi par les dispositions de la loi n°2015-532 du 20 juillet 2015 portant Code du Travail, de la Convention Collective Interprofessionnelle du 20 juillet 1977 et des textes réglementaires pris en leur application, dont mention a été donnée au contractant, ainsi que par les dispositions particulières ci-dessous </w:t>
        </w:r>
      </w:ins>
      <w:r>
        <w:rPr>
          <w:rFonts w:asciiTheme="minorHAnsi" w:hAnsiTheme="minorHAnsi" w:cstheme="minorHAnsi"/>
          <w:color w:val="000000"/>
          <w:spacing w:val="1"/>
          <w:sz w:val="22"/>
          <w:szCs w:val="22"/>
        </w:rPr>
        <w:t>: </w:t>
      </w:r>
      <w:r>
        <w:rPr>
          <w:rFonts w:asciiTheme="minorHAnsi" w:hAnsiTheme="minorHAnsi" w:cstheme="minorHAnsi"/>
          <w:color w:val="000000"/>
          <w:sz w:val="22"/>
          <w:szCs w:val="22"/>
        </w:rPr>
        <w:t> </w:t>
      </w:r>
    </w:p>
    <w:p w14:paraId="13B9329E" w14:textId="77777777" w:rsidR="00A60AC4" w:rsidRPr="00A60AC4" w:rsidRDefault="00A60AC4" w:rsidP="00A60AC4">
      <w:pPr>
        <w:shd w:val="clear" w:color="auto" w:fill="FFFFFF"/>
        <w:jc w:val="both"/>
        <w:rPr>
          <w:rFonts w:asciiTheme="minorHAnsi" w:hAnsiTheme="minorHAnsi" w:cstheme="minorHAnsi"/>
          <w:color w:val="222222"/>
          <w:sz w:val="22"/>
          <w:szCs w:val="22"/>
        </w:rPr>
      </w:pPr>
      <w:r>
        <w:rPr>
          <w:rFonts w:asciiTheme="minorHAnsi" w:hAnsiTheme="minorHAnsi" w:cstheme="minorHAnsi"/>
          <w:color w:val="000000"/>
          <w:sz w:val="22"/>
          <w:szCs w:val="22"/>
        </w:rPr>
        <w:t> </w:t>
      </w:r>
    </w:p>
    <w:p w14:paraId="613864D5" w14:textId="142AD9C5" w:rsidR="00EB5611" w:rsidRPr="00A60AC4" w:rsidRDefault="00EB5611" w:rsidP="00EB5611">
      <w:pPr>
        <w:shd w:val="clear" w:color="auto" w:fill="FFFFFF"/>
        <w:jc w:val="both"/>
        <w:rPr>
          <w:rFonts w:asciiTheme="minorHAnsi" w:hAnsiTheme="minorHAnsi" w:cstheme="minorHAnsi"/>
          <w:color w:val="FF0000"/>
          <w:sz w:val="22"/>
          <w:szCs w:val="22"/>
        </w:rPr>
      </w:pPr>
      <w:r>
        <w:rPr>
          <w:rFonts w:asciiTheme="minorHAnsi" w:hAnsiTheme="minorHAnsi" w:cstheme="minorHAnsi"/>
          <w:color w:val="000000"/>
          <w:sz w:val="22"/>
          <w:szCs w:val="22"/>
        </w:rPr>
        <w:t xml:space="preserve">Le présent contrat est conclu pour une vacation </w:t>
      </w:r>
      <w:r>
        <w:rPr>
          <w:rFonts w:asciiTheme="minorHAnsi" w:hAnsiTheme="minorHAnsi" w:cstheme="minorHAnsi"/>
          <w:sz w:val="22"/>
          <w:szCs w:val="22"/>
        </w:rPr>
        <w:t>de</w:t>
      </w:r>
      <w:r>
        <w:rPr>
          <w:rFonts w:asciiTheme="minorHAnsi" w:hAnsiTheme="minorHAnsi" w:cstheme="minorHAnsi"/>
          <w:color w:val="FF0000"/>
          <w:sz w:val="22"/>
          <w:szCs w:val="22"/>
        </w:rPr>
        <w:t xml:space="preserve"> 8 heures / jours</w:t>
      </w:r>
      <w:r>
        <w:rPr>
          <w:rFonts w:asciiTheme="minorHAnsi" w:hAnsiTheme="minorHAnsi" w:cstheme="minorHAnsi"/>
          <w:color w:val="000000"/>
          <w:sz w:val="22"/>
          <w:szCs w:val="22"/>
        </w:rPr>
        <w:t xml:space="preserve">, </w:t>
      </w:r>
      <w:r>
        <w:rPr>
          <w:rFonts w:asciiTheme="minorHAnsi" w:hAnsiTheme="minorHAnsi" w:cstheme="minorHAnsi"/>
          <w:sz w:val="22"/>
          <w:szCs w:val="22"/>
        </w:rPr>
        <w:t>à partir du</w:t>
      </w:r>
      <w:r>
        <w:rPr>
          <w:rFonts w:asciiTheme="minorHAnsi" w:hAnsiTheme="minorHAnsi" w:cstheme="minorHAnsi"/>
          <w:color w:val="000000"/>
          <w:sz w:val="22"/>
          <w:szCs w:val="22"/>
        </w:rPr>
        <w:t xml:space="preserve"> </w:t>
      </w:r>
      <w:r>
        <w:rPr>
          <w:rFonts w:asciiTheme="minorHAnsi" w:hAnsiTheme="minorHAnsi" w:cstheme="minorHAnsi"/>
          <w:color w:val="FF0000"/>
          <w:sz w:val="22"/>
          <w:szCs w:val="22"/>
        </w:rPr>
        <w:t>DATE.</w:t>
      </w:r>
    </w:p>
    <w:p w14:paraId="6B4E9D16" w14:textId="77777777" w:rsidR="00A60AC4" w:rsidRPr="00A60AC4" w:rsidRDefault="00A60AC4" w:rsidP="00A60AC4">
      <w:pPr>
        <w:shd w:val="clear" w:color="auto" w:fill="FFFFFF"/>
        <w:jc w:val="both"/>
        <w:rPr>
          <w:rFonts w:asciiTheme="minorHAnsi" w:hAnsiTheme="minorHAnsi" w:cstheme="minorHAnsi"/>
          <w:color w:val="222222"/>
          <w:sz w:val="22"/>
          <w:szCs w:val="22"/>
        </w:rPr>
      </w:pPr>
      <w:r>
        <w:rPr>
          <w:rFonts w:asciiTheme="minorHAnsi" w:hAnsiTheme="minorHAnsi" w:cstheme="minorHAnsi"/>
          <w:color w:val="000000"/>
          <w:sz w:val="22"/>
          <w:szCs w:val="22"/>
        </w:rPr>
        <w:t> </w:t>
      </w:r>
    </w:p>
    <w:p w14:paraId="4421A801" w14:textId="64F770BD" w:rsidR="00A60AC4" w:rsidRPr="00A60AC4" w:rsidRDefault="00A60AC4" w:rsidP="00A60AC4">
      <w:pPr>
        <w:shd w:val="clear" w:color="auto" w:fill="FFFFFF"/>
        <w:jc w:val="both"/>
        <w:rPr>
          <w:rFonts w:asciiTheme="minorHAnsi" w:hAnsiTheme="minorHAnsi" w:cstheme="minorHAnsi"/>
          <w:color w:val="222222"/>
          <w:sz w:val="22"/>
          <w:szCs w:val="22"/>
        </w:rPr>
      </w:pPr>
      <w:r>
        <w:rPr>
          <w:rFonts w:asciiTheme="minorHAnsi" w:hAnsiTheme="minorHAnsi" w:cstheme="minorHAnsi"/>
          <w:color w:val="000000"/>
          <w:sz w:val="22"/>
          <w:szCs w:val="22"/>
        </w:rPr>
        <w:t>Les rapports respectifs entre les parties cesseront au terme de la mission prévue au présent</w:t>
      </w:r>
      <w:r>
        <w:rPr>
          <w:rFonts w:asciiTheme="minorHAnsi" w:hAnsiTheme="minorHAnsi" w:cstheme="minorHAnsi"/>
          <w:color w:val="222222"/>
          <w:sz w:val="22"/>
          <w:szCs w:val="22"/>
        </w:rPr>
        <w:t xml:space="preserve"> </w:t>
      </w:r>
      <w:r>
        <w:rPr>
          <w:rFonts w:asciiTheme="minorHAnsi" w:hAnsiTheme="minorHAnsi" w:cstheme="minorHAnsi"/>
          <w:color w:val="000000"/>
          <w:sz w:val="22"/>
          <w:szCs w:val="22"/>
        </w:rPr>
        <w:t>contrat. A l’issue de cette mission, l’établissement se réservera la possibilité de ne plus faire</w:t>
      </w:r>
      <w:r>
        <w:rPr>
          <w:rFonts w:asciiTheme="minorHAnsi" w:hAnsiTheme="minorHAnsi" w:cstheme="minorHAnsi"/>
          <w:color w:val="222222"/>
          <w:sz w:val="22"/>
          <w:szCs w:val="22"/>
        </w:rPr>
        <w:t xml:space="preserve"> </w:t>
      </w:r>
      <w:r>
        <w:rPr>
          <w:rFonts w:asciiTheme="minorHAnsi" w:hAnsiTheme="minorHAnsi" w:cstheme="minorHAnsi"/>
          <w:color w:val="000000"/>
          <w:sz w:val="22"/>
          <w:szCs w:val="22"/>
        </w:rPr>
        <w:t>appel au contractant et demeure libre de collaborer avec toute autre personne de son choix.</w:t>
      </w:r>
    </w:p>
    <w:p w14:paraId="0BDDE918" w14:textId="60BD2C95" w:rsidR="00A60AC4" w:rsidRPr="00A60AC4" w:rsidRDefault="00A60AC4" w:rsidP="00A60AC4">
      <w:pPr>
        <w:shd w:val="clear" w:color="auto" w:fill="FFFFFF"/>
        <w:jc w:val="both"/>
        <w:rPr>
          <w:rFonts w:asciiTheme="minorHAnsi" w:hAnsiTheme="minorHAnsi" w:cstheme="minorHAnsi"/>
          <w:color w:val="000000"/>
          <w:sz w:val="22"/>
          <w:szCs w:val="22"/>
        </w:rPr>
      </w:pPr>
      <w:r>
        <w:rPr>
          <w:rFonts w:asciiTheme="minorHAnsi" w:hAnsiTheme="minorHAnsi" w:cstheme="minorHAnsi"/>
          <w:color w:val="000000"/>
          <w:sz w:val="22"/>
          <w:szCs w:val="22"/>
        </w:rPr>
        <w:t> </w:t>
      </w:r>
    </w:p>
    <w:p w14:paraId="5B43E787" w14:textId="51428BBC" w:rsidR="00A60AC4" w:rsidRDefault="00A60AC4" w:rsidP="001235E4">
      <w:pPr>
        <w:shd w:val="clear" w:color="auto" w:fill="FFFFFF"/>
        <w:rPr>
          <w:rFonts w:asciiTheme="minorHAnsi" w:hAnsiTheme="minorHAnsi" w:cstheme="minorHAnsi"/>
          <w:color w:val="000000"/>
          <w:sz w:val="22"/>
          <w:szCs w:val="22"/>
        </w:rPr>
      </w:pPr>
      <w:r>
        <w:rPr>
          <w:rFonts w:asciiTheme="minorHAnsi" w:hAnsiTheme="minorHAnsi" w:cstheme="minorHAnsi"/>
          <w:color w:val="000000"/>
          <w:sz w:val="22"/>
          <w:szCs w:val="22"/>
        </w:rPr>
        <w:t>Lors de l’accomplissement de sa mission, le contractant devra se soumettre aux règles de l’établissement.</w:t>
      </w:r>
    </w:p>
    <w:p w14:paraId="00F7933A" w14:textId="34D7C913" w:rsidR="00270A05" w:rsidRDefault="00270A05" w:rsidP="001235E4">
      <w:pPr>
        <w:shd w:val="clear" w:color="auto" w:fill="FFFFFF"/>
        <w:rPr>
          <w:rFonts w:asciiTheme="minorHAnsi" w:hAnsiTheme="minorHAnsi" w:cstheme="minorHAnsi"/>
          <w:color w:val="000000"/>
          <w:sz w:val="22"/>
          <w:szCs w:val="22"/>
        </w:rPr>
      </w:pPr>
    </w:p>
    <w:p w14:paraId="15624BF8" w14:textId="7958244A" w:rsidR="00270A05" w:rsidRPr="00FD2674" w:rsidRDefault="00270A05" w:rsidP="00270A05">
      <w:pPr>
        <w:shd w:val="clear" w:color="auto" w:fill="FFFFFF"/>
        <w:rPr>
          <w:rFonts w:asciiTheme="minorHAnsi" w:hAnsiTheme="minorHAnsi" w:cstheme="minorHAnsi"/>
          <w:color w:val="222222"/>
          <w:sz w:val="22"/>
          <w:szCs w:val="22"/>
          <w:lang w:val="fr-CI"/>
        </w:rPr>
      </w:pPr>
      <w:r>
        <w:rPr>
          <w:rFonts w:asciiTheme="minorHAnsi" w:hAnsiTheme="minorHAnsi" w:cstheme="minorHAnsi"/>
          <w:color w:val="222222"/>
          <w:sz w:val="22"/>
          <w:szCs w:val="22"/>
        </w:rPr>
        <w:t>En cas de force majeure</w:t>
      </w:r>
      <w:r>
        <w:rPr>
          <w:rFonts w:asciiTheme="minorHAnsi" w:hAnsiTheme="minorHAnsi" w:cstheme="minorHAnsi"/>
          <w:color w:val="222222"/>
          <w:sz w:val="22"/>
          <w:szCs w:val="22"/>
          <w:vertAlign w:val="superscript"/>
        </w:rPr>
        <w:t xml:space="preserve"> </w:t>
      </w:r>
      <w:r>
        <w:rPr>
          <w:rFonts w:asciiTheme="minorHAnsi" w:hAnsiTheme="minorHAnsi" w:cstheme="minorHAnsi"/>
          <w:color w:val="222222"/>
          <w:sz w:val="22"/>
          <w:szCs w:val="22"/>
        </w:rPr>
        <w:t>indépendant de la volonté de l'une des deux parties, le contrat sera rompu.</w:t>
      </w:r>
    </w:p>
    <w:p w14:paraId="7709258F" w14:textId="77777777" w:rsidR="00270A05" w:rsidRPr="00270A05" w:rsidRDefault="00270A05" w:rsidP="00270A05">
      <w:pPr>
        <w:shd w:val="clear" w:color="auto" w:fill="FFFFFF"/>
        <w:rPr>
          <w:rFonts w:asciiTheme="minorHAnsi" w:hAnsiTheme="minorHAnsi" w:cstheme="minorHAnsi"/>
          <w:color w:val="222222"/>
          <w:sz w:val="22"/>
          <w:szCs w:val="22"/>
          <w:lang w:val="fr-CI"/>
        </w:rPr>
      </w:pPr>
      <w:r>
        <w:rPr>
          <w:rFonts w:asciiTheme="minorHAnsi" w:hAnsiTheme="minorHAnsi" w:cstheme="minorHAnsi"/>
          <w:color w:val="222222"/>
          <w:sz w:val="22"/>
          <w:szCs w:val="22"/>
        </w:rPr>
        <w:t>Le présent contrat entre dans la droite ligne de la législation du travail en côte d'ivoire. Le travailleur soussigné affirme qu'il est libre de tout engagement antérieur, et donne son libre consentement au présent contrat.</w:t>
      </w:r>
    </w:p>
    <w:p w14:paraId="5549AFCD" w14:textId="77777777" w:rsidR="00270A05" w:rsidRPr="00270A05" w:rsidRDefault="00270A05" w:rsidP="001235E4">
      <w:pPr>
        <w:shd w:val="clear" w:color="auto" w:fill="FFFFFF"/>
        <w:rPr>
          <w:rFonts w:asciiTheme="minorHAnsi" w:hAnsiTheme="minorHAnsi" w:cstheme="minorHAnsi"/>
          <w:color w:val="222222"/>
          <w:sz w:val="22"/>
          <w:szCs w:val="22"/>
          <w:lang w:val="fr-CI"/>
        </w:rPr>
      </w:pPr>
    </w:p>
    <w:p w14:paraId="57160D85" w14:textId="77777777" w:rsidR="00A60AC4" w:rsidRPr="00A60AC4" w:rsidRDefault="00A60AC4" w:rsidP="00A60AC4">
      <w:pPr>
        <w:shd w:val="clear" w:color="auto" w:fill="FFFFFF"/>
        <w:jc w:val="both"/>
        <w:rPr>
          <w:rFonts w:asciiTheme="minorHAnsi" w:hAnsiTheme="minorHAnsi" w:cstheme="minorHAnsi"/>
          <w:color w:val="222222"/>
          <w:sz w:val="22"/>
          <w:szCs w:val="22"/>
        </w:rPr>
      </w:pPr>
      <w:r>
        <w:rPr>
          <w:rFonts w:asciiTheme="minorHAnsi" w:hAnsiTheme="minorHAnsi" w:cstheme="minorHAnsi"/>
          <w:color w:val="000000"/>
          <w:sz w:val="22"/>
          <w:szCs w:val="22"/>
        </w:rPr>
        <w:t> </w:t>
      </w:r>
    </w:p>
    <w:p w14:paraId="0D05EA72" w14:textId="1AD76DDF" w:rsidR="00EB5611" w:rsidRPr="00A60AC4" w:rsidRDefault="00EB5611" w:rsidP="00EB5611">
      <w:pPr>
        <w:shd w:val="clear" w:color="auto" w:fill="FFFFFF"/>
        <w:jc w:val="both"/>
        <w:rPr>
          <w:rFonts w:asciiTheme="minorHAnsi" w:hAnsiTheme="minorHAnsi" w:cstheme="minorHAnsi"/>
          <w:color w:val="222222"/>
          <w:sz w:val="22"/>
          <w:szCs w:val="22"/>
        </w:rPr>
      </w:pPr>
      <w:r>
        <w:rPr>
          <w:rFonts w:asciiTheme="minorHAnsi" w:hAnsiTheme="minorHAnsi" w:cstheme="minorHAnsi"/>
          <w:color w:val="000000"/>
          <w:sz w:val="22"/>
          <w:szCs w:val="22"/>
        </w:rPr>
        <w:t xml:space="preserve">Il recevra la somme Net de </w:t>
      </w:r>
      <w:r>
        <w:rPr>
          <w:rFonts w:asciiTheme="minorHAnsi" w:hAnsiTheme="minorHAnsi" w:cstheme="minorHAnsi"/>
          <w:color w:val="EE0000"/>
          <w:sz w:val="22"/>
          <w:szCs w:val="22"/>
        </w:rPr>
        <w:t xml:space="preserve">XXXX FCFA / jours </w:t>
      </w:r>
      <w:r>
        <w:rPr>
          <w:rFonts w:asciiTheme="minorHAnsi" w:hAnsiTheme="minorHAnsi" w:cstheme="minorHAnsi"/>
          <w:sz w:val="22"/>
          <w:szCs w:val="22"/>
        </w:rPr>
        <w:t xml:space="preserve">équivalent à </w:t>
      </w:r>
      <w:r>
        <w:rPr>
          <w:rFonts w:asciiTheme="minorHAnsi" w:hAnsiTheme="minorHAnsi" w:cstheme="minorHAnsi"/>
          <w:color w:val="EE0000"/>
          <w:sz w:val="22"/>
          <w:szCs w:val="22"/>
        </w:rPr>
        <w:t>XXXX FCFA / Heures</w:t>
      </w:r>
      <w:r>
        <w:rPr>
          <w:rFonts w:asciiTheme="minorHAnsi" w:hAnsiTheme="minorHAnsi" w:cstheme="minorHAnsi"/>
          <w:sz w:val="22"/>
          <w:szCs w:val="22"/>
        </w:rPr>
        <w:t>.</w:t>
      </w:r>
    </w:p>
    <w:p w14:paraId="6867A0A1" w14:textId="36FFDBD3" w:rsidR="00A60AC4" w:rsidRPr="00A60AC4" w:rsidRDefault="00A60AC4" w:rsidP="00A60AC4">
      <w:pPr>
        <w:shd w:val="clear" w:color="auto" w:fill="FFFFFF"/>
        <w:jc w:val="both"/>
        <w:rPr>
          <w:rFonts w:asciiTheme="minorHAnsi" w:hAnsiTheme="minorHAnsi" w:cstheme="minorHAnsi"/>
          <w:color w:val="222222"/>
          <w:sz w:val="22"/>
          <w:szCs w:val="22"/>
        </w:rPr>
      </w:pPr>
    </w:p>
    <w:p w14:paraId="7B011921" w14:textId="7A173A88" w:rsidR="00A60AC4" w:rsidRPr="00A60AC4" w:rsidRDefault="00A60AC4" w:rsidP="00A60AC4">
      <w:pPr>
        <w:shd w:val="clear" w:color="auto" w:fill="FFFFFF"/>
        <w:jc w:val="both"/>
        <w:rPr>
          <w:rFonts w:asciiTheme="minorHAnsi" w:hAnsiTheme="minorHAnsi" w:cstheme="minorHAnsi"/>
          <w:color w:val="222222"/>
          <w:sz w:val="22"/>
          <w:szCs w:val="22"/>
        </w:rPr>
      </w:pPr>
      <w:r>
        <w:rPr>
          <w:rFonts w:asciiTheme="minorHAnsi" w:hAnsiTheme="minorHAnsi" w:cstheme="minorHAnsi"/>
          <w:color w:val="000000"/>
          <w:sz w:val="22"/>
          <w:szCs w:val="22"/>
        </w:rPr>
        <w:t>Le contractant accepte expressément que le bulletin de paie, correspondant à la rémunération</w:t>
      </w:r>
      <w:r>
        <w:rPr>
          <w:rFonts w:asciiTheme="minorHAnsi" w:hAnsiTheme="minorHAnsi" w:cstheme="minorHAnsi"/>
          <w:color w:val="222222"/>
          <w:sz w:val="22"/>
          <w:szCs w:val="22"/>
        </w:rPr>
        <w:t xml:space="preserve"> </w:t>
      </w:r>
      <w:r>
        <w:rPr>
          <w:rFonts w:asciiTheme="minorHAnsi" w:hAnsiTheme="minorHAnsi" w:cstheme="minorHAnsi"/>
          <w:color w:val="000000"/>
          <w:sz w:val="22"/>
          <w:szCs w:val="22"/>
        </w:rPr>
        <w:t>qui lui est due à l’expiration de son travail, lui soit remis, au plus tard, tous les quinze jours.</w:t>
      </w:r>
    </w:p>
    <w:p w14:paraId="2369A4E6" w14:textId="7F3AE6EA" w:rsidR="00A60AC4" w:rsidRPr="00A60AC4" w:rsidRDefault="00A60AC4" w:rsidP="00A60AC4">
      <w:pPr>
        <w:shd w:val="clear" w:color="auto" w:fill="FFFFFF"/>
        <w:jc w:val="both"/>
        <w:rPr>
          <w:rFonts w:asciiTheme="minorHAnsi" w:hAnsiTheme="minorHAnsi" w:cstheme="minorHAnsi"/>
          <w:color w:val="000000"/>
          <w:sz w:val="22"/>
          <w:szCs w:val="22"/>
        </w:rPr>
      </w:pPr>
      <w:r>
        <w:rPr>
          <w:rFonts w:asciiTheme="minorHAnsi" w:hAnsiTheme="minorHAnsi" w:cstheme="minorHAnsi"/>
          <w:color w:val="000000"/>
          <w:sz w:val="22"/>
          <w:szCs w:val="22"/>
        </w:rPr>
        <w:t> </w:t>
      </w:r>
    </w:p>
    <w:p w14:paraId="26E7D74F" w14:textId="2B8E71A1" w:rsidR="00A60AC4" w:rsidRPr="00A60AC4" w:rsidRDefault="00A60AC4" w:rsidP="00A60AC4">
      <w:pPr>
        <w:shd w:val="clear" w:color="auto" w:fill="FFFFFF"/>
        <w:jc w:val="both"/>
        <w:rPr>
          <w:rFonts w:asciiTheme="minorHAnsi" w:hAnsiTheme="minorHAnsi" w:cstheme="minorHAnsi"/>
          <w:color w:val="222222"/>
          <w:sz w:val="22"/>
          <w:szCs w:val="22"/>
        </w:rPr>
      </w:pPr>
      <w:r>
        <w:rPr>
          <w:rFonts w:asciiTheme="minorHAnsi" w:hAnsiTheme="minorHAnsi" w:cstheme="minorHAnsi"/>
          <w:color w:val="000000"/>
          <w:sz w:val="22"/>
          <w:szCs w:val="22"/>
        </w:rPr>
        <w:t xml:space="preserve">Fait à Abidjan, </w:t>
      </w:r>
      <w:r>
        <w:rPr>
          <w:rFonts w:asciiTheme="minorHAnsi" w:hAnsiTheme="minorHAnsi" w:cstheme="minorHAnsi"/>
          <w:color w:val="EE0000"/>
          <w:sz w:val="22"/>
          <w:szCs w:val="22"/>
        </w:rPr>
        <w:t xml:space="preserve">le DATE </w:t>
      </w:r>
      <w:r>
        <w:rPr>
          <w:rFonts w:asciiTheme="minorHAnsi" w:hAnsiTheme="minorHAnsi" w:cstheme="minorHAnsi"/>
          <w:color w:val="000000"/>
          <w:sz w:val="22"/>
          <w:szCs w:val="22"/>
        </w:rPr>
        <w:t>(En 2 exemplaires, dont 1 remis à l’intéressé)</w:t>
      </w:r>
    </w:p>
    <w:p w14:paraId="3F2D7A2B" w14:textId="1618BC52" w:rsidR="00EB5611" w:rsidRDefault="00A60AC4" w:rsidP="00A60AC4">
      <w:pPr>
        <w:shd w:val="clear" w:color="auto" w:fill="FFFFFF"/>
        <w:jc w:val="both"/>
        <w:rPr>
          <w:rFonts w:asciiTheme="minorHAnsi" w:hAnsiTheme="minorHAnsi" w:cstheme="minorHAnsi"/>
          <w:color w:val="000000"/>
          <w:sz w:val="22"/>
          <w:szCs w:val="22"/>
        </w:rPr>
      </w:pPr>
      <w:r>
        <w:rPr>
          <w:rFonts w:asciiTheme="minorHAnsi" w:hAnsiTheme="minorHAnsi" w:cstheme="minorHAnsi"/>
          <w:color w:val="000000"/>
          <w:sz w:val="22"/>
          <w:szCs w:val="22"/>
        </w:rPr>
        <w:t> </w:t>
      </w:r>
    </w:p>
    <w:p w14:paraId="4DFD4777" w14:textId="77777777" w:rsidR="0087454B" w:rsidRDefault="0087454B" w:rsidP="00A60AC4">
      <w:pPr>
        <w:shd w:val="clear" w:color="auto" w:fill="FFFFFF"/>
        <w:jc w:val="both"/>
        <w:rPr>
          <w:rFonts w:asciiTheme="minorHAnsi" w:hAnsiTheme="minorHAnsi" w:cstheme="minorHAnsi"/>
          <w:color w:val="000000"/>
          <w:sz w:val="22"/>
          <w:szCs w:val="22"/>
        </w:rPr>
      </w:pPr>
    </w:p>
    <w:p w14:paraId="46258281" w14:textId="77777777" w:rsidR="001235E4" w:rsidRDefault="001235E4" w:rsidP="00A60AC4">
      <w:pPr>
        <w:shd w:val="clear" w:color="auto" w:fill="FFFFFF"/>
        <w:jc w:val="both"/>
        <w:rPr>
          <w:rFonts w:asciiTheme="minorHAnsi" w:hAnsiTheme="minorHAnsi" w:cstheme="minorHAnsi"/>
          <w:color w:val="000000"/>
          <w:sz w:val="22"/>
          <w:szCs w:val="22"/>
        </w:rPr>
      </w:pPr>
    </w:p>
    <w:p w14:paraId="516C8C7A" w14:textId="77777777" w:rsidR="00067538" w:rsidRPr="0087454B" w:rsidRDefault="00067538" w:rsidP="00A60AC4">
      <w:pPr>
        <w:shd w:val="clear" w:color="auto" w:fill="FFFFFF"/>
        <w:jc w:val="both"/>
        <w:rPr>
          <w:rFonts w:asciiTheme="minorHAnsi" w:hAnsiTheme="minorHAnsi" w:cstheme="minorHAnsi"/>
          <w:color w:val="000000"/>
          <w:sz w:val="22"/>
          <w:szCs w:val="22"/>
        </w:rPr>
      </w:pPr>
    </w:p>
    <w:p w14:paraId="52558F26" w14:textId="10834851" w:rsidR="00ED439F" w:rsidRDefault="00A60AC4" w:rsidP="00ED439F">
      <w:pPr>
        <w:shd w:val="clear" w:color="auto" w:fill="FFFFFF"/>
        <w:ind w:firstLine="708"/>
        <w:jc w:val="both"/>
        <w:rPr>
          <w:rFonts w:asciiTheme="minorHAnsi" w:hAnsiTheme="minorHAnsi" w:cstheme="minorHAnsi"/>
          <w:color w:val="000000"/>
          <w:sz w:val="22"/>
          <w:szCs w:val="22"/>
        </w:rPr>
      </w:pPr>
      <w:r>
        <w:rPr>
          <w:rFonts w:asciiTheme="minorHAnsi" w:hAnsiTheme="minorHAnsi" w:cstheme="minorHAnsi"/>
          <w:color w:val="000000"/>
          <w:sz w:val="22"/>
          <w:szCs w:val="22"/>
        </w:rPr>
        <w:t xml:space="preserve">Signature du </w:t>
        <w:tab/>
        <w:tab/>
        <w:tab/>
        <w:tab/>
        <w:tab/>
        <w:tab/>
        <w:tab/>
        <w:t>Signature du salarié </w:t>
      </w:r>
    </w:p>
    <w:p w14:paraId="261FB874" w14:textId="1D4F649E" w:rsidR="00A60AC4" w:rsidRPr="00A60AC4" w:rsidRDefault="00FD2674" w:rsidP="00A60AC4">
      <w:pPr>
        <w:shd w:val="clear" w:color="auto" w:fill="FFFFFF"/>
        <w:jc w:val="both"/>
        <w:rPr>
          <w:rFonts w:asciiTheme="minorHAnsi" w:hAnsiTheme="minorHAnsi" w:cstheme="minorHAnsi"/>
          <w:color w:val="222222"/>
          <w:sz w:val="22"/>
          <w:szCs w:val="22"/>
        </w:rPr>
      </w:pPr>
      <w:r>
        <w:rPr>
          <w:rFonts w:asciiTheme="minorHAnsi" w:hAnsiTheme="minorHAnsi" w:cstheme="minorHAnsi"/>
          <w:color w:val="000000"/>
          <w:sz w:val="22"/>
          <w:szCs w:val="22"/>
        </w:rPr>
        <w:t>Représentant de l’établissement</w:t>
        <w:tab/>
        <w:tab/>
        <w:tab/>
        <w:tab/>
        <w:tab/>
        <w:t>« Lu et approuvé » </w:t>
      </w:r>
    </w:p>
    <w:p w14:paraId="29F40FC9" w14:textId="2883C6DA" w:rsidR="00A60AC4" w:rsidRPr="00A60AC4" w:rsidRDefault="00A60AC4" w:rsidP="00A60AC4">
      <w:pPr>
        <w:shd w:val="clear" w:color="auto" w:fill="FFFFFF"/>
        <w:jc w:val="both"/>
        <w:rPr>
          <w:rFonts w:asciiTheme="minorHAnsi" w:hAnsiTheme="minorHAnsi" w:cstheme="minorHAnsi"/>
          <w:b/>
          <w:bCs/>
          <w:sz w:val="22"/>
          <w:szCs w:val="22"/>
        </w:rPr>
      </w:pPr>
      <w:r>
        <w:rPr>
          <w:rFonts w:asciiTheme="minorHAnsi" w:hAnsiTheme="minorHAnsi" w:cstheme="minorHAnsi"/>
          <w:color w:val="000000"/>
          <w:sz w:val="22"/>
          <w:szCs w:val="22"/>
        </w:rPr>
        <w:t> </w:t>
        <w:tab/>
        <w:tab/>
        <w:tab/>
        <w:tab/>
        <w:tab/>
        <w:tab/>
        <w:tab/>
        <w:tab/>
        <w:tab/>
      </w:r>
    </w:p>
    <w:p w14:paraId="7E02DEB9" w14:textId="79FC4EA5" w:rsidR="00A60AC4" w:rsidRPr="00A60AC4" w:rsidRDefault="00A60AC4" w:rsidP="00A60AC4">
      <w:pPr>
        <w:rPr>
          <w:rFonts w:asciiTheme="minorHAnsi" w:hAnsiTheme="minorHAnsi" w:cstheme="minorHAnsi"/>
          <w:sz w:val="22"/>
          <w:szCs w:val="22"/>
          <w:lang w:val="fr-CH" w:eastAsia="en-US"/>
        </w:rPr>
      </w:pPr>
    </w:p>
    <w:sectPr w:rsidR="00A60AC4" w:rsidRPr="00A60AC4" w:rsidSect="008F51BF">
      <w:headerReference w:type="default" r:id="rId9"/>
      <w:footerReference w:type="default" r:id="rId10"/>
      <w:footerReference w:type="first" r:id="rId11"/>
      <w:pgSz w:w="11906" w:h="16838"/>
      <w:pgMar w:top="1417" w:right="1417" w:bottom="1417" w:left="1417" w:header="567"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82A95" w14:textId="77777777" w:rsidR="0020659A" w:rsidRDefault="0020659A" w:rsidP="0051315A">
      <w:r>
        <w:separator/>
      </w:r>
    </w:p>
  </w:endnote>
  <w:endnote w:type="continuationSeparator" w:id="0">
    <w:p w14:paraId="5CF96CF0" w14:textId="77777777" w:rsidR="0020659A" w:rsidRDefault="0020659A" w:rsidP="005131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Palatino">
    <w:altName w:val="Book Antiqua"/>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2BFFF" w14:textId="1B92E454" w:rsidR="008E11E2" w:rsidRPr="00A15190" w:rsidRDefault="009A0718" w:rsidP="00125AB8">
    <w:pPr>
      <w:pStyle w:val="Pieddepage"/>
      <w:jc w:val="center"/>
      <w:rPr>
        <w:rFonts w:asciiTheme="minorHAnsi" w:hAnsiTheme="minorHAnsi" w:cstheme="minorHAnsi"/>
        <w:sz w:val="18"/>
        <w:szCs w:val="18"/>
      </w:rPr>
    </w:pPr>
    <w:r w:rsidRPr="009A0718">
      <w:rPr>
        <w:rFonts w:asciiTheme="minorHAnsi" w:hAnsiTheme="minorHAnsi" w:cstheme="minorHAnsi"/>
        <w:sz w:val="18"/>
        <w:szCs w:val="18"/>
      </w:rPr>
      <w:t xml:space="preserve">ASSISTANCE TECHNIQUE 225 au Capital de 1 000 000 FCFA - Siège Social : Grand Bassam, </w:t>
    </w:r>
    <w:proofErr w:type="spellStart"/>
    <w:r w:rsidRPr="009A0718">
      <w:rPr>
        <w:rFonts w:asciiTheme="minorHAnsi" w:hAnsiTheme="minorHAnsi" w:cstheme="minorHAnsi"/>
        <w:sz w:val="18"/>
        <w:szCs w:val="18"/>
      </w:rPr>
      <w:t>MockeyVille</w:t>
    </w:r>
    <w:proofErr w:type="spellEnd"/>
    <w:r w:rsidRPr="009A0718">
      <w:rPr>
        <w:rFonts w:asciiTheme="minorHAnsi" w:hAnsiTheme="minorHAnsi" w:cstheme="minorHAnsi"/>
        <w:sz w:val="18"/>
        <w:szCs w:val="18"/>
      </w:rPr>
      <w:t xml:space="preserve"> Lot 23 – Ilot 76B – BP 250 Grand Bassam - Tél : +225 07 67 61 88 85 - Email : Contact@at225.ci RCCM N° : CI-ABJ-2020-B-01649 - Compte Bancaire N° : CI006 01550 013294700097 32 BICICI</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CC7B3" w14:textId="6640FB31" w:rsidR="009A0718" w:rsidRDefault="00067538" w:rsidP="00067538">
    <w:pPr>
      <w:pStyle w:val="Pieddepage"/>
      <w:jc w:val="center"/>
      <w:rPr>
        <w:rFonts w:asciiTheme="minorHAnsi" w:hAnsiTheme="minorHAnsi" w:cstheme="minorHAnsi"/>
        <w:sz w:val="18"/>
        <w:szCs w:val="18"/>
      </w:rPr>
    </w:pPr>
    <w:r w:rsidRPr="009A0718">
      <w:rPr>
        <w:rFonts w:asciiTheme="minorHAnsi" w:hAnsiTheme="minorHAnsi" w:cstheme="minorHAnsi"/>
        <w:sz w:val="18"/>
        <w:szCs w:val="18"/>
      </w:rPr>
      <w:t xml:space="preserve">ASSISTANCE TECHNIQUE 225 au Capital de 1 000 000 FCFA - Siège Social : Grand Bassam, </w:t>
    </w:r>
    <w:proofErr w:type="spellStart"/>
    <w:r w:rsidRPr="009A0718">
      <w:rPr>
        <w:rFonts w:asciiTheme="minorHAnsi" w:hAnsiTheme="minorHAnsi" w:cstheme="minorHAnsi"/>
        <w:sz w:val="18"/>
        <w:szCs w:val="18"/>
      </w:rPr>
      <w:t>MockeyVille</w:t>
    </w:r>
    <w:proofErr w:type="spellEnd"/>
    <w:r w:rsidRPr="009A0718">
      <w:rPr>
        <w:rFonts w:asciiTheme="minorHAnsi" w:hAnsiTheme="minorHAnsi" w:cstheme="minorHAnsi"/>
        <w:sz w:val="18"/>
        <w:szCs w:val="18"/>
      </w:rPr>
      <w:t xml:space="preserve"> Lot 23 – Ilot 76B – BP 250 Grand Bassam - Tél : +225 07 67 61 88 85 - Email : </w:t>
    </w:r>
    <w:r>
      <w:rPr>
        <w:rFonts w:asciiTheme="minorHAnsi" w:hAnsiTheme="minorHAnsi" w:cstheme="minorHAnsi"/>
        <w:sz w:val="18"/>
        <w:szCs w:val="18"/>
      </w:rPr>
      <w:t>erwan.paul</w:t>
    </w:r>
    <w:r w:rsidRPr="009A0718">
      <w:rPr>
        <w:rFonts w:asciiTheme="minorHAnsi" w:hAnsiTheme="minorHAnsi" w:cstheme="minorHAnsi"/>
        <w:sz w:val="18"/>
        <w:szCs w:val="18"/>
      </w:rPr>
      <w:t>@at225.c</w:t>
    </w:r>
    <w:r>
      <w:rPr>
        <w:rFonts w:asciiTheme="minorHAnsi" w:hAnsiTheme="minorHAnsi" w:cstheme="minorHAnsi"/>
        <w:sz w:val="18"/>
        <w:szCs w:val="18"/>
      </w:rPr>
      <w:t>om</w:t>
    </w:r>
    <w:r w:rsidRPr="009A0718">
      <w:rPr>
        <w:rFonts w:asciiTheme="minorHAnsi" w:hAnsiTheme="minorHAnsi" w:cstheme="minorHAnsi"/>
        <w:sz w:val="18"/>
        <w:szCs w:val="18"/>
      </w:rPr>
      <w:t xml:space="preserve"> RCCM N° : CI-ABJ-2020-B-01649 - Compte Bancaire N° : </w:t>
    </w:r>
    <w:r w:rsidRPr="004020F2">
      <w:rPr>
        <w:rFonts w:asciiTheme="minorHAnsi" w:hAnsiTheme="minorHAnsi" w:cstheme="minorHAnsi"/>
        <w:sz w:val="18"/>
        <w:szCs w:val="18"/>
      </w:rPr>
      <w:t>CI059 01014 122339380001 57 XOF (ECOBANK)</w:t>
    </w:r>
  </w:p>
  <w:p w14:paraId="7CA450BE" w14:textId="77777777" w:rsidR="00067538" w:rsidRPr="00067538" w:rsidRDefault="00067538" w:rsidP="00067538">
    <w:pPr>
      <w:pStyle w:val="Pieddepage"/>
      <w:jc w:val="center"/>
      <w:rPr>
        <w:rFonts w:asciiTheme="minorHAnsi" w:hAnsiTheme="minorHAnsi" w:cstheme="minorHAnsi"/>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5174E" w14:textId="77777777" w:rsidR="0020659A" w:rsidRDefault="0020659A" w:rsidP="0051315A">
      <w:r>
        <w:separator/>
      </w:r>
    </w:p>
  </w:footnote>
  <w:footnote w:type="continuationSeparator" w:id="0">
    <w:p w14:paraId="3E91513A" w14:textId="77777777" w:rsidR="0020659A" w:rsidRDefault="0020659A" w:rsidP="005131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5267898"/>
      <w:docPartObj>
        <w:docPartGallery w:val="Page Numbers (Top of Page)"/>
        <w:docPartUnique/>
      </w:docPartObj>
    </w:sdtPr>
    <w:sdtContent>
      <w:p w14:paraId="2158F651" w14:textId="7C989D91" w:rsidR="009A0718" w:rsidRDefault="009A0718">
        <w:pPr>
          <w:pStyle w:val="En-tte"/>
          <w:jc w:val="center"/>
        </w:pPr>
        <w:r w:rsidRPr="00F71B24">
          <w:rPr>
            <w:rFonts w:asciiTheme="minorHAnsi" w:hAnsiTheme="minorHAnsi" w:cstheme="minorHAnsi"/>
            <w:b/>
            <w:bCs/>
            <w:noProof/>
            <w:sz w:val="32"/>
            <w:szCs w:val="32"/>
            <w:u w:val="single"/>
            <w:lang w:val="en-US" w:eastAsia="en-US"/>
          </w:rPr>
          <w:drawing>
            <wp:anchor distT="0" distB="0" distL="114300" distR="114300" simplePos="0" relativeHeight="251659264" behindDoc="0" locked="0" layoutInCell="1" allowOverlap="1" wp14:anchorId="69F1432F" wp14:editId="77E93449">
              <wp:simplePos x="0" y="0"/>
              <wp:positionH relativeFrom="margin">
                <wp:posOffset>4686300</wp:posOffset>
              </wp:positionH>
              <wp:positionV relativeFrom="paragraph">
                <wp:posOffset>-353695</wp:posOffset>
              </wp:positionV>
              <wp:extent cx="1403350" cy="716894"/>
              <wp:effectExtent l="0" t="0" r="0" b="762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03350" cy="716894"/>
                      </a:xfrm>
                      <a:prstGeom prst="rect">
                        <a:avLst/>
                      </a:prstGeom>
                      <a:noFill/>
                    </pic:spPr>
                  </pic:pic>
                </a:graphicData>
              </a:graphic>
              <wp14:sizeRelH relativeFrom="margin">
                <wp14:pctWidth>0</wp14:pctWidth>
              </wp14:sizeRelH>
              <wp14:sizeRelV relativeFrom="margin">
                <wp14:pctHeight>0</wp14:pctHeight>
              </wp14:sizeRelV>
            </wp:anchor>
          </w:drawing>
        </w:r>
        <w:r w:rsidRPr="00F71B24">
          <w:rPr>
            <w:rFonts w:asciiTheme="minorHAnsi" w:hAnsiTheme="minorHAnsi" w:cstheme="minorHAnsi"/>
          </w:rPr>
          <w:fldChar w:fldCharType="begin"/>
        </w:r>
        <w:r w:rsidRPr="00F71B24">
          <w:rPr>
            <w:rFonts w:asciiTheme="minorHAnsi" w:hAnsiTheme="minorHAnsi" w:cstheme="minorHAnsi"/>
          </w:rPr>
          <w:instrText>PAGE   \* MERGEFORMAT</w:instrText>
        </w:r>
        <w:r w:rsidRPr="00F71B24">
          <w:rPr>
            <w:rFonts w:asciiTheme="minorHAnsi" w:hAnsiTheme="minorHAnsi" w:cstheme="minorHAnsi"/>
          </w:rPr>
          <w:fldChar w:fldCharType="separate"/>
        </w:r>
        <w:r w:rsidRPr="00F71B24">
          <w:rPr>
            <w:rFonts w:asciiTheme="minorHAnsi" w:hAnsiTheme="minorHAnsi" w:cstheme="minorHAnsi"/>
          </w:rPr>
          <w:t>2</w:t>
        </w:r>
        <w:r w:rsidRPr="00F71B24">
          <w:rPr>
            <w:rFonts w:asciiTheme="minorHAnsi" w:hAnsiTheme="minorHAnsi" w:cstheme="minorHAnsi"/>
          </w:rPr>
          <w:fldChar w:fldCharType="end"/>
        </w:r>
      </w:p>
    </w:sdtContent>
  </w:sdt>
  <w:p w14:paraId="60D3A093" w14:textId="1B803AB5" w:rsidR="008E11E2" w:rsidRDefault="008E11E2">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8792E"/>
    <w:multiLevelType w:val="hybridMultilevel"/>
    <w:tmpl w:val="63C2A9C8"/>
    <w:lvl w:ilvl="0" w:tplc="3CC49C7A">
      <w:start w:val="1"/>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BB217E0"/>
    <w:multiLevelType w:val="multilevel"/>
    <w:tmpl w:val="5D062E68"/>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D111E39"/>
    <w:multiLevelType w:val="multilevel"/>
    <w:tmpl w:val="66A650A4"/>
    <w:lvl w:ilvl="0">
      <w:start w:val="1"/>
      <w:numFmt w:val="decimal"/>
      <w:lvlText w:val="%1."/>
      <w:lvlJc w:val="left"/>
      <w:pPr>
        <w:ind w:left="720" w:hanging="360"/>
      </w:pPr>
      <w:rPr>
        <w:rFonts w:hint="default"/>
        <w:b/>
        <w:bCs/>
        <w:color w:val="009E60"/>
        <w:u w:val="none"/>
      </w:rPr>
    </w:lvl>
    <w:lvl w:ilvl="1">
      <w:start w:val="1"/>
      <w:numFmt w:val="decimal"/>
      <w:isLgl/>
      <w:lvlText w:val="%1.%2."/>
      <w:lvlJc w:val="left"/>
      <w:pPr>
        <w:ind w:left="1080" w:hanging="720"/>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3170553B"/>
    <w:multiLevelType w:val="hybridMultilevel"/>
    <w:tmpl w:val="DBB2B8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4427D74"/>
    <w:multiLevelType w:val="multilevel"/>
    <w:tmpl w:val="1CAC37CE"/>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7D44F9D"/>
    <w:multiLevelType w:val="hybridMultilevel"/>
    <w:tmpl w:val="FFB45216"/>
    <w:lvl w:ilvl="0" w:tplc="17B8518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FF52100"/>
    <w:multiLevelType w:val="hybridMultilevel"/>
    <w:tmpl w:val="73C01E92"/>
    <w:lvl w:ilvl="0" w:tplc="8C6229B2">
      <w:start w:val="2"/>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7B46DCB"/>
    <w:multiLevelType w:val="hybridMultilevel"/>
    <w:tmpl w:val="C05636C2"/>
    <w:lvl w:ilvl="0" w:tplc="473AF27A">
      <w:start w:val="1"/>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617B0878"/>
    <w:multiLevelType w:val="multilevel"/>
    <w:tmpl w:val="EC58A112"/>
    <w:lvl w:ilvl="0">
      <w:start w:val="1"/>
      <w:numFmt w:val="decimal"/>
      <w:pStyle w:val="Titre2"/>
      <w:lvlText w:val="Article %1."/>
      <w:lvlJc w:val="left"/>
      <w:pPr>
        <w:tabs>
          <w:tab w:val="num" w:pos="1364"/>
        </w:tabs>
        <w:ind w:left="284" w:firstLine="0"/>
      </w:pPr>
    </w:lvl>
    <w:lvl w:ilvl="1">
      <w:start w:val="1"/>
      <w:numFmt w:val="decimal"/>
      <w:pStyle w:val="Titre3"/>
      <w:lvlText w:val="%1.%2"/>
      <w:lvlJc w:val="left"/>
      <w:pPr>
        <w:tabs>
          <w:tab w:val="num" w:pos="360"/>
        </w:tabs>
        <w:ind w:left="0" w:firstLine="0"/>
      </w:pPr>
    </w:lvl>
    <w:lvl w:ilvl="2">
      <w:start w:val="1"/>
      <w:numFmt w:val="decimal"/>
      <w:lvlText w:val="(%3)"/>
      <w:lvlJc w:val="left"/>
      <w:pPr>
        <w:tabs>
          <w:tab w:val="num" w:pos="720"/>
        </w:tabs>
        <w:ind w:left="720" w:hanging="432"/>
      </w:pPr>
    </w:lvl>
    <w:lvl w:ilvl="3">
      <w:start w:val="1"/>
      <w:numFmt w:val="lowerRoman"/>
      <w:pStyle w:val="Titre4"/>
      <w:lvlText w:val="(%4)"/>
      <w:lvlJc w:val="right"/>
      <w:pPr>
        <w:tabs>
          <w:tab w:val="num" w:pos="864"/>
        </w:tabs>
        <w:ind w:left="864" w:hanging="144"/>
      </w:pPr>
    </w:lvl>
    <w:lvl w:ilvl="4">
      <w:start w:val="1"/>
      <w:numFmt w:val="decimal"/>
      <w:pStyle w:val="Titre5"/>
      <w:lvlText w:val="%5)"/>
      <w:lvlJc w:val="left"/>
      <w:pPr>
        <w:tabs>
          <w:tab w:val="num" w:pos="1008"/>
        </w:tabs>
        <w:ind w:left="1008" w:hanging="432"/>
      </w:pPr>
    </w:lvl>
    <w:lvl w:ilvl="5">
      <w:start w:val="1"/>
      <w:numFmt w:val="lowerLetter"/>
      <w:pStyle w:val="Titre6"/>
      <w:lvlText w:val="%6)"/>
      <w:lvlJc w:val="left"/>
      <w:pPr>
        <w:tabs>
          <w:tab w:val="num" w:pos="1152"/>
        </w:tabs>
        <w:ind w:left="1152" w:hanging="432"/>
      </w:pPr>
    </w:lvl>
    <w:lvl w:ilvl="6">
      <w:start w:val="1"/>
      <w:numFmt w:val="lowerRoman"/>
      <w:pStyle w:val="Titre7"/>
      <w:lvlText w:val="%7)"/>
      <w:lvlJc w:val="right"/>
      <w:pPr>
        <w:tabs>
          <w:tab w:val="num" w:pos="1296"/>
        </w:tabs>
        <w:ind w:left="1296" w:hanging="288"/>
      </w:pPr>
    </w:lvl>
    <w:lvl w:ilvl="7">
      <w:start w:val="1"/>
      <w:numFmt w:val="lowerLetter"/>
      <w:pStyle w:val="Titre8"/>
      <w:lvlText w:val="%8."/>
      <w:lvlJc w:val="left"/>
      <w:pPr>
        <w:tabs>
          <w:tab w:val="num" w:pos="1440"/>
        </w:tabs>
        <w:ind w:left="1440" w:hanging="432"/>
      </w:pPr>
    </w:lvl>
    <w:lvl w:ilvl="8">
      <w:start w:val="1"/>
      <w:numFmt w:val="lowerRoman"/>
      <w:pStyle w:val="Titre9"/>
      <w:lvlText w:val="%9."/>
      <w:lvlJc w:val="right"/>
      <w:pPr>
        <w:tabs>
          <w:tab w:val="num" w:pos="1584"/>
        </w:tabs>
        <w:ind w:left="1584" w:hanging="144"/>
      </w:pPr>
    </w:lvl>
  </w:abstractNum>
  <w:abstractNum w:abstractNumId="9" w15:restartNumberingAfterBreak="0">
    <w:nsid w:val="738B6E2A"/>
    <w:multiLevelType w:val="hybridMultilevel"/>
    <w:tmpl w:val="01823B9C"/>
    <w:lvl w:ilvl="0" w:tplc="8C6229B2">
      <w:start w:val="2"/>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243832770">
    <w:abstractNumId w:val="8"/>
  </w:num>
  <w:num w:numId="2" w16cid:durableId="948439784">
    <w:abstractNumId w:val="2"/>
  </w:num>
  <w:num w:numId="3" w16cid:durableId="1494293053">
    <w:abstractNumId w:val="9"/>
  </w:num>
  <w:num w:numId="4" w16cid:durableId="1498764234">
    <w:abstractNumId w:val="6"/>
  </w:num>
  <w:num w:numId="5" w16cid:durableId="87122145">
    <w:abstractNumId w:val="0"/>
  </w:num>
  <w:num w:numId="6" w16cid:durableId="1285305921">
    <w:abstractNumId w:val="7"/>
  </w:num>
  <w:num w:numId="7" w16cid:durableId="597296716">
    <w:abstractNumId w:val="4"/>
  </w:num>
  <w:num w:numId="8" w16cid:durableId="1928416431">
    <w:abstractNumId w:val="1"/>
  </w:num>
  <w:num w:numId="9" w16cid:durableId="1862932857">
    <w:abstractNumId w:val="5"/>
  </w:num>
  <w:num w:numId="10" w16cid:durableId="2525131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6" w:nlCheck="1" w:checkStyle="0"/>
  <w:activeWritingStyle w:appName="MSWord" w:lang="fr-CH" w:vendorID="64" w:dllVersion="6" w:nlCheck="1" w:checkStyle="0"/>
  <w:activeWritingStyle w:appName="MSWord" w:lang="fr-FR" w:vendorID="64" w:dllVersion="4096" w:nlCheck="1" w:checkStyle="0"/>
  <w:activeWritingStyle w:appName="MSWord" w:lang="fr-FR" w:vendorID="64" w:dllVersion="0" w:nlCheck="1" w:checkStyle="0"/>
  <w:activeWritingStyle w:appName="MSWord" w:lang="fr-CH"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7066"/>
    <w:rsid w:val="00012F36"/>
    <w:rsid w:val="000134AD"/>
    <w:rsid w:val="00020BA5"/>
    <w:rsid w:val="00024AF2"/>
    <w:rsid w:val="00030A24"/>
    <w:rsid w:val="000327A8"/>
    <w:rsid w:val="00034885"/>
    <w:rsid w:val="0005210D"/>
    <w:rsid w:val="00062601"/>
    <w:rsid w:val="00067538"/>
    <w:rsid w:val="000677DA"/>
    <w:rsid w:val="00075FD9"/>
    <w:rsid w:val="00081A7A"/>
    <w:rsid w:val="000918C2"/>
    <w:rsid w:val="000A5354"/>
    <w:rsid w:val="000A53AE"/>
    <w:rsid w:val="000A601C"/>
    <w:rsid w:val="000D2521"/>
    <w:rsid w:val="000D393C"/>
    <w:rsid w:val="000E4466"/>
    <w:rsid w:val="000E4677"/>
    <w:rsid w:val="000E6167"/>
    <w:rsid w:val="000E643C"/>
    <w:rsid w:val="000E7D84"/>
    <w:rsid w:val="000F19A7"/>
    <w:rsid w:val="000F6A2B"/>
    <w:rsid w:val="001012A4"/>
    <w:rsid w:val="00102E32"/>
    <w:rsid w:val="00104E2B"/>
    <w:rsid w:val="001052AE"/>
    <w:rsid w:val="00113273"/>
    <w:rsid w:val="001137F7"/>
    <w:rsid w:val="001235E4"/>
    <w:rsid w:val="00125AB8"/>
    <w:rsid w:val="00130009"/>
    <w:rsid w:val="00140E7C"/>
    <w:rsid w:val="00141AD7"/>
    <w:rsid w:val="00151FC1"/>
    <w:rsid w:val="001537DC"/>
    <w:rsid w:val="00156790"/>
    <w:rsid w:val="001612EF"/>
    <w:rsid w:val="0016515B"/>
    <w:rsid w:val="00165F84"/>
    <w:rsid w:val="00166145"/>
    <w:rsid w:val="001726F8"/>
    <w:rsid w:val="00173E7F"/>
    <w:rsid w:val="00176ECA"/>
    <w:rsid w:val="001857D9"/>
    <w:rsid w:val="0018592A"/>
    <w:rsid w:val="001A0552"/>
    <w:rsid w:val="001A7E2D"/>
    <w:rsid w:val="001B44EC"/>
    <w:rsid w:val="001B62F1"/>
    <w:rsid w:val="001B701F"/>
    <w:rsid w:val="001C46D2"/>
    <w:rsid w:val="001D60C4"/>
    <w:rsid w:val="001E279B"/>
    <w:rsid w:val="001E36CF"/>
    <w:rsid w:val="001E7BD2"/>
    <w:rsid w:val="002028FE"/>
    <w:rsid w:val="0020659A"/>
    <w:rsid w:val="002138C8"/>
    <w:rsid w:val="00214129"/>
    <w:rsid w:val="00245150"/>
    <w:rsid w:val="00247C1E"/>
    <w:rsid w:val="00251469"/>
    <w:rsid w:val="0025208A"/>
    <w:rsid w:val="00255368"/>
    <w:rsid w:val="00270A05"/>
    <w:rsid w:val="00271A2E"/>
    <w:rsid w:val="00273AF5"/>
    <w:rsid w:val="00274F1F"/>
    <w:rsid w:val="002824F4"/>
    <w:rsid w:val="00283ABF"/>
    <w:rsid w:val="002867DD"/>
    <w:rsid w:val="0029638B"/>
    <w:rsid w:val="002A391E"/>
    <w:rsid w:val="002B2F5E"/>
    <w:rsid w:val="002B66A1"/>
    <w:rsid w:val="002B69E8"/>
    <w:rsid w:val="002C4E61"/>
    <w:rsid w:val="002C5A5E"/>
    <w:rsid w:val="002C72AB"/>
    <w:rsid w:val="002D3C95"/>
    <w:rsid w:val="002D7034"/>
    <w:rsid w:val="002E0BAC"/>
    <w:rsid w:val="002E11DD"/>
    <w:rsid w:val="002E1B51"/>
    <w:rsid w:val="002E3976"/>
    <w:rsid w:val="002E495C"/>
    <w:rsid w:val="00300E5B"/>
    <w:rsid w:val="003101AA"/>
    <w:rsid w:val="00311572"/>
    <w:rsid w:val="00317226"/>
    <w:rsid w:val="00330D6A"/>
    <w:rsid w:val="00332B55"/>
    <w:rsid w:val="00335F46"/>
    <w:rsid w:val="00346C4E"/>
    <w:rsid w:val="00353671"/>
    <w:rsid w:val="00367F77"/>
    <w:rsid w:val="00375958"/>
    <w:rsid w:val="00390167"/>
    <w:rsid w:val="003949C3"/>
    <w:rsid w:val="00395767"/>
    <w:rsid w:val="003A5988"/>
    <w:rsid w:val="003C16E0"/>
    <w:rsid w:val="003C2E4E"/>
    <w:rsid w:val="003C41F7"/>
    <w:rsid w:val="003D12C9"/>
    <w:rsid w:val="003D5D19"/>
    <w:rsid w:val="003E4889"/>
    <w:rsid w:val="003F3ED7"/>
    <w:rsid w:val="003F43E1"/>
    <w:rsid w:val="003F5C36"/>
    <w:rsid w:val="003F7CCA"/>
    <w:rsid w:val="00412451"/>
    <w:rsid w:val="00412BE3"/>
    <w:rsid w:val="00421F4F"/>
    <w:rsid w:val="00423C54"/>
    <w:rsid w:val="004261E2"/>
    <w:rsid w:val="00427D15"/>
    <w:rsid w:val="00444707"/>
    <w:rsid w:val="00454E5E"/>
    <w:rsid w:val="00456EB9"/>
    <w:rsid w:val="004576D0"/>
    <w:rsid w:val="00461DE4"/>
    <w:rsid w:val="004712FB"/>
    <w:rsid w:val="00472F37"/>
    <w:rsid w:val="004842FF"/>
    <w:rsid w:val="00487FBA"/>
    <w:rsid w:val="00492F7C"/>
    <w:rsid w:val="00493E37"/>
    <w:rsid w:val="00496185"/>
    <w:rsid w:val="004977D0"/>
    <w:rsid w:val="004A2098"/>
    <w:rsid w:val="004A42FE"/>
    <w:rsid w:val="004B7D10"/>
    <w:rsid w:val="004C4A84"/>
    <w:rsid w:val="004C5EC1"/>
    <w:rsid w:val="004D26C6"/>
    <w:rsid w:val="004E0393"/>
    <w:rsid w:val="004E7910"/>
    <w:rsid w:val="004E7DD9"/>
    <w:rsid w:val="004F32D3"/>
    <w:rsid w:val="004F5021"/>
    <w:rsid w:val="005048B7"/>
    <w:rsid w:val="00506256"/>
    <w:rsid w:val="0051315A"/>
    <w:rsid w:val="00516E11"/>
    <w:rsid w:val="0052045B"/>
    <w:rsid w:val="00530996"/>
    <w:rsid w:val="005412DE"/>
    <w:rsid w:val="00541AEC"/>
    <w:rsid w:val="005435C3"/>
    <w:rsid w:val="0054421C"/>
    <w:rsid w:val="0055165D"/>
    <w:rsid w:val="00561303"/>
    <w:rsid w:val="005647A4"/>
    <w:rsid w:val="005702AE"/>
    <w:rsid w:val="00581D58"/>
    <w:rsid w:val="005858CE"/>
    <w:rsid w:val="00586C0C"/>
    <w:rsid w:val="0058788D"/>
    <w:rsid w:val="005A1E42"/>
    <w:rsid w:val="005A6AC8"/>
    <w:rsid w:val="005B1587"/>
    <w:rsid w:val="005B6E5A"/>
    <w:rsid w:val="005C61C2"/>
    <w:rsid w:val="005C6E6C"/>
    <w:rsid w:val="005C7C97"/>
    <w:rsid w:val="005D09AB"/>
    <w:rsid w:val="005D20BF"/>
    <w:rsid w:val="005D28D5"/>
    <w:rsid w:val="005D6C59"/>
    <w:rsid w:val="005F2492"/>
    <w:rsid w:val="005F7ABA"/>
    <w:rsid w:val="00605047"/>
    <w:rsid w:val="00607868"/>
    <w:rsid w:val="00622B2D"/>
    <w:rsid w:val="00625D9A"/>
    <w:rsid w:val="006372F8"/>
    <w:rsid w:val="006572CC"/>
    <w:rsid w:val="006610B6"/>
    <w:rsid w:val="00661DFC"/>
    <w:rsid w:val="00667A89"/>
    <w:rsid w:val="006710C3"/>
    <w:rsid w:val="006876CE"/>
    <w:rsid w:val="00690354"/>
    <w:rsid w:val="00690EE5"/>
    <w:rsid w:val="00695E8C"/>
    <w:rsid w:val="006A69E3"/>
    <w:rsid w:val="006B44BD"/>
    <w:rsid w:val="006B4ECD"/>
    <w:rsid w:val="006E2ECA"/>
    <w:rsid w:val="006E477A"/>
    <w:rsid w:val="00703184"/>
    <w:rsid w:val="007077E4"/>
    <w:rsid w:val="007319CA"/>
    <w:rsid w:val="00745A6E"/>
    <w:rsid w:val="007530A1"/>
    <w:rsid w:val="007535E8"/>
    <w:rsid w:val="00753705"/>
    <w:rsid w:val="00755EFB"/>
    <w:rsid w:val="007623D3"/>
    <w:rsid w:val="00773513"/>
    <w:rsid w:val="007749E6"/>
    <w:rsid w:val="00784CFF"/>
    <w:rsid w:val="007A4866"/>
    <w:rsid w:val="007A49EA"/>
    <w:rsid w:val="007A53C6"/>
    <w:rsid w:val="007B0342"/>
    <w:rsid w:val="007B28B2"/>
    <w:rsid w:val="007C22FB"/>
    <w:rsid w:val="007C47FB"/>
    <w:rsid w:val="007C706E"/>
    <w:rsid w:val="007D146F"/>
    <w:rsid w:val="007D3FF9"/>
    <w:rsid w:val="007E23D9"/>
    <w:rsid w:val="007E7516"/>
    <w:rsid w:val="00800F71"/>
    <w:rsid w:val="0081589B"/>
    <w:rsid w:val="00817E02"/>
    <w:rsid w:val="0082234C"/>
    <w:rsid w:val="008229E6"/>
    <w:rsid w:val="00823296"/>
    <w:rsid w:val="00827560"/>
    <w:rsid w:val="008429B0"/>
    <w:rsid w:val="00843958"/>
    <w:rsid w:val="00846404"/>
    <w:rsid w:val="00873CAA"/>
    <w:rsid w:val="00874463"/>
    <w:rsid w:val="0087454B"/>
    <w:rsid w:val="00880830"/>
    <w:rsid w:val="0088181B"/>
    <w:rsid w:val="00881D24"/>
    <w:rsid w:val="00882DDA"/>
    <w:rsid w:val="00890FD2"/>
    <w:rsid w:val="0089348E"/>
    <w:rsid w:val="008963EA"/>
    <w:rsid w:val="008B0E92"/>
    <w:rsid w:val="008B17EC"/>
    <w:rsid w:val="008C133D"/>
    <w:rsid w:val="008D51B0"/>
    <w:rsid w:val="008D53C4"/>
    <w:rsid w:val="008E11E2"/>
    <w:rsid w:val="008F08FE"/>
    <w:rsid w:val="008F2C31"/>
    <w:rsid w:val="008F51BF"/>
    <w:rsid w:val="008F5E67"/>
    <w:rsid w:val="008F61D9"/>
    <w:rsid w:val="00903591"/>
    <w:rsid w:val="009211AB"/>
    <w:rsid w:val="0092441F"/>
    <w:rsid w:val="009412D8"/>
    <w:rsid w:val="0094291A"/>
    <w:rsid w:val="00946E42"/>
    <w:rsid w:val="00947093"/>
    <w:rsid w:val="00954844"/>
    <w:rsid w:val="00954B3C"/>
    <w:rsid w:val="00971F29"/>
    <w:rsid w:val="00975948"/>
    <w:rsid w:val="00981DA5"/>
    <w:rsid w:val="00985663"/>
    <w:rsid w:val="009867DC"/>
    <w:rsid w:val="00993F48"/>
    <w:rsid w:val="009A0718"/>
    <w:rsid w:val="009A3A76"/>
    <w:rsid w:val="009C28D9"/>
    <w:rsid w:val="009C3885"/>
    <w:rsid w:val="00A040A0"/>
    <w:rsid w:val="00A15190"/>
    <w:rsid w:val="00A166BA"/>
    <w:rsid w:val="00A209B8"/>
    <w:rsid w:val="00A25DAF"/>
    <w:rsid w:val="00A3160F"/>
    <w:rsid w:val="00A33544"/>
    <w:rsid w:val="00A45738"/>
    <w:rsid w:val="00A5672E"/>
    <w:rsid w:val="00A60AC4"/>
    <w:rsid w:val="00A60D99"/>
    <w:rsid w:val="00A62FCE"/>
    <w:rsid w:val="00A647DD"/>
    <w:rsid w:val="00A65979"/>
    <w:rsid w:val="00A6712C"/>
    <w:rsid w:val="00A71689"/>
    <w:rsid w:val="00A77C7A"/>
    <w:rsid w:val="00A80579"/>
    <w:rsid w:val="00A81125"/>
    <w:rsid w:val="00A83C59"/>
    <w:rsid w:val="00A84090"/>
    <w:rsid w:val="00A858E3"/>
    <w:rsid w:val="00A87066"/>
    <w:rsid w:val="00A94F09"/>
    <w:rsid w:val="00AA0792"/>
    <w:rsid w:val="00AA27DD"/>
    <w:rsid w:val="00AA5D8F"/>
    <w:rsid w:val="00AC1F29"/>
    <w:rsid w:val="00AC24E7"/>
    <w:rsid w:val="00AD7CBA"/>
    <w:rsid w:val="00AE0B5E"/>
    <w:rsid w:val="00AE51AF"/>
    <w:rsid w:val="00AF0232"/>
    <w:rsid w:val="00B030CC"/>
    <w:rsid w:val="00B05B2A"/>
    <w:rsid w:val="00B07974"/>
    <w:rsid w:val="00B13EF6"/>
    <w:rsid w:val="00B31A4D"/>
    <w:rsid w:val="00B41036"/>
    <w:rsid w:val="00B41AA3"/>
    <w:rsid w:val="00B509E2"/>
    <w:rsid w:val="00B55AAC"/>
    <w:rsid w:val="00B55F45"/>
    <w:rsid w:val="00B56B49"/>
    <w:rsid w:val="00B61B37"/>
    <w:rsid w:val="00B62999"/>
    <w:rsid w:val="00B650A6"/>
    <w:rsid w:val="00B74340"/>
    <w:rsid w:val="00B75672"/>
    <w:rsid w:val="00B760CB"/>
    <w:rsid w:val="00B845AA"/>
    <w:rsid w:val="00B93233"/>
    <w:rsid w:val="00B9548B"/>
    <w:rsid w:val="00BA144E"/>
    <w:rsid w:val="00BA7247"/>
    <w:rsid w:val="00BB3006"/>
    <w:rsid w:val="00BC0AB6"/>
    <w:rsid w:val="00BC51FB"/>
    <w:rsid w:val="00BD12E8"/>
    <w:rsid w:val="00BD28B9"/>
    <w:rsid w:val="00BE01C7"/>
    <w:rsid w:val="00BE02EA"/>
    <w:rsid w:val="00BF0363"/>
    <w:rsid w:val="00BF3339"/>
    <w:rsid w:val="00BF508C"/>
    <w:rsid w:val="00C16C42"/>
    <w:rsid w:val="00C20894"/>
    <w:rsid w:val="00C22EA0"/>
    <w:rsid w:val="00C243E3"/>
    <w:rsid w:val="00C35641"/>
    <w:rsid w:val="00C5158C"/>
    <w:rsid w:val="00C572F0"/>
    <w:rsid w:val="00C604C5"/>
    <w:rsid w:val="00C71FF4"/>
    <w:rsid w:val="00C74558"/>
    <w:rsid w:val="00C7498E"/>
    <w:rsid w:val="00C90C3E"/>
    <w:rsid w:val="00CC1961"/>
    <w:rsid w:val="00CE1834"/>
    <w:rsid w:val="00CF1B2C"/>
    <w:rsid w:val="00CF516F"/>
    <w:rsid w:val="00CF7C72"/>
    <w:rsid w:val="00D0433B"/>
    <w:rsid w:val="00D06F5A"/>
    <w:rsid w:val="00D12A4C"/>
    <w:rsid w:val="00D1336F"/>
    <w:rsid w:val="00D3584B"/>
    <w:rsid w:val="00D47772"/>
    <w:rsid w:val="00D47991"/>
    <w:rsid w:val="00D50C61"/>
    <w:rsid w:val="00D521F4"/>
    <w:rsid w:val="00D528E4"/>
    <w:rsid w:val="00D53F61"/>
    <w:rsid w:val="00D5715A"/>
    <w:rsid w:val="00D61E47"/>
    <w:rsid w:val="00D629B4"/>
    <w:rsid w:val="00D652CC"/>
    <w:rsid w:val="00D759BF"/>
    <w:rsid w:val="00D83741"/>
    <w:rsid w:val="00D970C5"/>
    <w:rsid w:val="00DA7D1E"/>
    <w:rsid w:val="00DB1E04"/>
    <w:rsid w:val="00DB6E74"/>
    <w:rsid w:val="00DC515F"/>
    <w:rsid w:val="00DC693D"/>
    <w:rsid w:val="00DD77AC"/>
    <w:rsid w:val="00DE1170"/>
    <w:rsid w:val="00DF3EEA"/>
    <w:rsid w:val="00DF432E"/>
    <w:rsid w:val="00E02AED"/>
    <w:rsid w:val="00E32AE1"/>
    <w:rsid w:val="00E344D0"/>
    <w:rsid w:val="00E543CD"/>
    <w:rsid w:val="00E576AA"/>
    <w:rsid w:val="00E659B5"/>
    <w:rsid w:val="00E8238C"/>
    <w:rsid w:val="00EA0BF6"/>
    <w:rsid w:val="00EA555A"/>
    <w:rsid w:val="00EB0A51"/>
    <w:rsid w:val="00EB5611"/>
    <w:rsid w:val="00EB67AF"/>
    <w:rsid w:val="00EC2D39"/>
    <w:rsid w:val="00EC6EF8"/>
    <w:rsid w:val="00ED439F"/>
    <w:rsid w:val="00F02914"/>
    <w:rsid w:val="00F0689F"/>
    <w:rsid w:val="00F1341C"/>
    <w:rsid w:val="00F158CF"/>
    <w:rsid w:val="00F26B69"/>
    <w:rsid w:val="00F30578"/>
    <w:rsid w:val="00F34F18"/>
    <w:rsid w:val="00F51C41"/>
    <w:rsid w:val="00F57BA1"/>
    <w:rsid w:val="00F66725"/>
    <w:rsid w:val="00F71B24"/>
    <w:rsid w:val="00F83353"/>
    <w:rsid w:val="00F837BD"/>
    <w:rsid w:val="00F83C49"/>
    <w:rsid w:val="00F83D98"/>
    <w:rsid w:val="00F86723"/>
    <w:rsid w:val="00FA45AD"/>
    <w:rsid w:val="00FB0B5C"/>
    <w:rsid w:val="00FB4EA0"/>
    <w:rsid w:val="00FB54C8"/>
    <w:rsid w:val="00FB72C0"/>
    <w:rsid w:val="00FD2674"/>
    <w:rsid w:val="00FE4037"/>
  </w:rsids>
  <m:mathPr>
    <m:mathFont m:val="Cambria Math"/>
    <m:brkBin m:val="before"/>
    <m:brkBinSub m:val="--"/>
    <m:smallFrac/>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191464"/>
  <w15:docId w15:val="{36364D70-1B30-408E-BBDA-B9203EEB6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0B5C"/>
    <w:pPr>
      <w:spacing w:after="0" w:line="240" w:lineRule="auto"/>
    </w:pPr>
    <w:rPr>
      <w:rFonts w:ascii="Times New Roman" w:eastAsia="Times New Roman" w:hAnsi="Times New Roman" w:cs="Times New Roman"/>
      <w:sz w:val="24"/>
      <w:szCs w:val="24"/>
      <w:lang w:val="fr-FR" w:eastAsia="fr-FR"/>
    </w:rPr>
  </w:style>
  <w:style w:type="paragraph" w:styleId="Titre2">
    <w:name w:val="heading 2"/>
    <w:aliases w:val="TITLE2,Para2,Head hdbk,Top 2,h2,H2,h2 main heading,B Sub/Bold,B Sub/Bold1,B Sub/Bold2,B Sub/Bold11,h2 main heading1,h2 main heading2,B Sub/Bold3,B Sub/Bold12,h2 main heading3,B Sub/Bold4,B Sub/Bold13,SubPara,a.,~Main,sub,Group Title,h21,h22"/>
    <w:basedOn w:val="Normal"/>
    <w:next w:val="Normal"/>
    <w:link w:val="Titre2Car"/>
    <w:qFormat/>
    <w:rsid w:val="00B55AAC"/>
    <w:pPr>
      <w:numPr>
        <w:numId w:val="1"/>
      </w:numPr>
      <w:spacing w:before="120"/>
      <w:outlineLvl w:val="1"/>
    </w:pPr>
    <w:rPr>
      <w:rFonts w:ascii="Helvetica" w:hAnsi="Helvetica"/>
      <w:b/>
      <w:szCs w:val="20"/>
    </w:rPr>
  </w:style>
  <w:style w:type="paragraph" w:styleId="Titre3">
    <w:name w:val="heading 3"/>
    <w:aliases w:val="TITLE3,Title 3"/>
    <w:basedOn w:val="Normal"/>
    <w:next w:val="Retraitnormal"/>
    <w:link w:val="Titre3Car"/>
    <w:qFormat/>
    <w:rsid w:val="00B55AAC"/>
    <w:pPr>
      <w:numPr>
        <w:ilvl w:val="1"/>
        <w:numId w:val="1"/>
      </w:numPr>
      <w:spacing w:before="120" w:after="120"/>
      <w:outlineLvl w:val="2"/>
    </w:pPr>
    <w:rPr>
      <w:rFonts w:ascii="Arial" w:hAnsi="Arial"/>
      <w:szCs w:val="20"/>
    </w:rPr>
  </w:style>
  <w:style w:type="paragraph" w:styleId="Titre4">
    <w:name w:val="heading 4"/>
    <w:aliases w:val="TITLE4"/>
    <w:basedOn w:val="Normal"/>
    <w:next w:val="Normal"/>
    <w:link w:val="Titre4Car"/>
    <w:qFormat/>
    <w:rsid w:val="00B55AAC"/>
    <w:pPr>
      <w:keepNext/>
      <w:numPr>
        <w:ilvl w:val="3"/>
        <w:numId w:val="1"/>
      </w:numPr>
      <w:spacing w:line="360" w:lineRule="atLeast"/>
      <w:ind w:right="-1"/>
      <w:jc w:val="both"/>
      <w:outlineLvl w:val="3"/>
    </w:pPr>
    <w:rPr>
      <w:rFonts w:ascii="Palatino" w:hAnsi="Palatino" w:cs="Arial"/>
      <w:b/>
      <w:i/>
      <w:iCs/>
      <w:color w:val="FF0000"/>
      <w:szCs w:val="20"/>
    </w:rPr>
  </w:style>
  <w:style w:type="paragraph" w:styleId="Titre5">
    <w:name w:val="heading 5"/>
    <w:aliases w:val="TITLE5"/>
    <w:basedOn w:val="Normal"/>
    <w:next w:val="Normal"/>
    <w:link w:val="Titre5Car"/>
    <w:qFormat/>
    <w:rsid w:val="00B55AAC"/>
    <w:pPr>
      <w:keepNext/>
      <w:numPr>
        <w:ilvl w:val="4"/>
        <w:numId w:val="1"/>
      </w:numPr>
      <w:spacing w:line="360" w:lineRule="atLeast"/>
      <w:ind w:right="-1"/>
      <w:jc w:val="both"/>
      <w:outlineLvl w:val="4"/>
    </w:pPr>
    <w:rPr>
      <w:rFonts w:ascii="Palatino" w:hAnsi="Palatino"/>
      <w:i/>
      <w:iCs/>
      <w:color w:val="FF0000"/>
      <w:szCs w:val="20"/>
    </w:rPr>
  </w:style>
  <w:style w:type="paragraph" w:styleId="Titre6">
    <w:name w:val="heading 6"/>
    <w:aliases w:val="TITLE6"/>
    <w:basedOn w:val="Normal"/>
    <w:next w:val="Normal"/>
    <w:link w:val="Titre6Car"/>
    <w:qFormat/>
    <w:rsid w:val="00B55AAC"/>
    <w:pPr>
      <w:keepNext/>
      <w:numPr>
        <w:ilvl w:val="5"/>
        <w:numId w:val="1"/>
      </w:numPr>
      <w:spacing w:line="360" w:lineRule="atLeast"/>
      <w:jc w:val="both"/>
      <w:outlineLvl w:val="5"/>
    </w:pPr>
    <w:rPr>
      <w:rFonts w:ascii="Palatino" w:hAnsi="Palatino"/>
      <w:b/>
      <w:bCs/>
      <w:i/>
      <w:iCs/>
      <w:color w:val="FF0000"/>
      <w:szCs w:val="20"/>
    </w:rPr>
  </w:style>
  <w:style w:type="paragraph" w:styleId="Titre7">
    <w:name w:val="heading 7"/>
    <w:aliases w:val="TITLE7"/>
    <w:basedOn w:val="Normal"/>
    <w:next w:val="Normal"/>
    <w:link w:val="Titre7Car"/>
    <w:qFormat/>
    <w:rsid w:val="00B55AAC"/>
    <w:pPr>
      <w:numPr>
        <w:ilvl w:val="6"/>
        <w:numId w:val="1"/>
      </w:numPr>
      <w:spacing w:before="240" w:after="60"/>
      <w:outlineLvl w:val="6"/>
    </w:pPr>
    <w:rPr>
      <w:rFonts w:ascii="Arial" w:hAnsi="Arial"/>
      <w:sz w:val="20"/>
      <w:szCs w:val="20"/>
    </w:rPr>
  </w:style>
  <w:style w:type="paragraph" w:styleId="Titre8">
    <w:name w:val="heading 8"/>
    <w:aliases w:val="TITLE8"/>
    <w:basedOn w:val="Normal"/>
    <w:next w:val="Normal"/>
    <w:link w:val="Titre8Car"/>
    <w:qFormat/>
    <w:rsid w:val="00B55AAC"/>
    <w:pPr>
      <w:keepNext/>
      <w:numPr>
        <w:ilvl w:val="7"/>
        <w:numId w:val="1"/>
      </w:numPr>
      <w:spacing w:line="360" w:lineRule="atLeast"/>
      <w:ind w:right="-1"/>
      <w:jc w:val="both"/>
      <w:outlineLvl w:val="7"/>
    </w:pPr>
    <w:rPr>
      <w:b/>
      <w:sz w:val="22"/>
      <w:szCs w:val="20"/>
      <w:u w:val="single"/>
    </w:rPr>
  </w:style>
  <w:style w:type="paragraph" w:styleId="Titre9">
    <w:name w:val="heading 9"/>
    <w:aliases w:val="TITLE9"/>
    <w:basedOn w:val="Normal"/>
    <w:next w:val="Normal"/>
    <w:link w:val="Titre9Car"/>
    <w:qFormat/>
    <w:rsid w:val="00B55AAC"/>
    <w:pPr>
      <w:numPr>
        <w:ilvl w:val="8"/>
        <w:numId w:val="1"/>
      </w:numPr>
      <w:spacing w:before="240" w:after="60"/>
      <w:outlineLvl w:val="8"/>
    </w:pPr>
    <w:rPr>
      <w:rFonts w:ascii="Arial" w:hAnsi="Arial"/>
      <w:b/>
      <w:i/>
      <w:sz w:val="18"/>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efault">
    <w:name w:val="Default"/>
    <w:rsid w:val="00A87066"/>
    <w:pPr>
      <w:autoSpaceDE w:val="0"/>
      <w:autoSpaceDN w:val="0"/>
      <w:adjustRightInd w:val="0"/>
      <w:spacing w:after="0" w:line="240" w:lineRule="auto"/>
    </w:pPr>
    <w:rPr>
      <w:rFonts w:ascii="Arial" w:hAnsi="Arial" w:cs="Arial"/>
      <w:color w:val="000000"/>
      <w:sz w:val="24"/>
      <w:szCs w:val="24"/>
    </w:rPr>
  </w:style>
  <w:style w:type="paragraph" w:styleId="Textedebulles">
    <w:name w:val="Balloon Text"/>
    <w:basedOn w:val="Normal"/>
    <w:link w:val="TextedebullesCar"/>
    <w:uiPriority w:val="99"/>
    <w:semiHidden/>
    <w:unhideWhenUsed/>
    <w:rsid w:val="006710C3"/>
    <w:rPr>
      <w:rFonts w:ascii="Tahoma" w:hAnsi="Tahoma" w:cs="Tahoma"/>
      <w:sz w:val="16"/>
      <w:szCs w:val="16"/>
    </w:rPr>
  </w:style>
  <w:style w:type="character" w:customStyle="1" w:styleId="TextedebullesCar">
    <w:name w:val="Texte de bulles Car"/>
    <w:basedOn w:val="Policepardfaut"/>
    <w:link w:val="Textedebulles"/>
    <w:uiPriority w:val="99"/>
    <w:semiHidden/>
    <w:rsid w:val="006710C3"/>
    <w:rPr>
      <w:rFonts w:ascii="Tahoma" w:eastAsia="Times New Roman" w:hAnsi="Tahoma" w:cs="Tahoma"/>
      <w:sz w:val="16"/>
      <w:szCs w:val="16"/>
      <w:lang w:val="fr-FR" w:eastAsia="fr-FR"/>
    </w:rPr>
  </w:style>
  <w:style w:type="character" w:styleId="Marquedecommentaire">
    <w:name w:val="annotation reference"/>
    <w:basedOn w:val="Policepardfaut"/>
    <w:uiPriority w:val="99"/>
    <w:semiHidden/>
    <w:unhideWhenUsed/>
    <w:rsid w:val="00AC24E7"/>
    <w:rPr>
      <w:sz w:val="16"/>
      <w:szCs w:val="16"/>
    </w:rPr>
  </w:style>
  <w:style w:type="paragraph" w:styleId="Commentaire">
    <w:name w:val="annotation text"/>
    <w:basedOn w:val="Normal"/>
    <w:link w:val="CommentaireCar"/>
    <w:uiPriority w:val="99"/>
    <w:semiHidden/>
    <w:unhideWhenUsed/>
    <w:rsid w:val="00AC24E7"/>
    <w:rPr>
      <w:sz w:val="20"/>
      <w:szCs w:val="20"/>
    </w:rPr>
  </w:style>
  <w:style w:type="character" w:customStyle="1" w:styleId="CommentaireCar">
    <w:name w:val="Commentaire Car"/>
    <w:basedOn w:val="Policepardfaut"/>
    <w:link w:val="Commentaire"/>
    <w:uiPriority w:val="99"/>
    <w:semiHidden/>
    <w:rsid w:val="00AC24E7"/>
    <w:rPr>
      <w:rFonts w:ascii="Times New Roman" w:eastAsia="Times New Roman" w:hAnsi="Times New Roman" w:cs="Times New Roman"/>
      <w:sz w:val="20"/>
      <w:szCs w:val="20"/>
      <w:lang w:val="fr-FR" w:eastAsia="fr-FR"/>
    </w:rPr>
  </w:style>
  <w:style w:type="paragraph" w:styleId="Objetducommentaire">
    <w:name w:val="annotation subject"/>
    <w:basedOn w:val="Commentaire"/>
    <w:next w:val="Commentaire"/>
    <w:link w:val="ObjetducommentaireCar"/>
    <w:uiPriority w:val="99"/>
    <w:semiHidden/>
    <w:unhideWhenUsed/>
    <w:rsid w:val="00AC24E7"/>
    <w:rPr>
      <w:b/>
      <w:bCs/>
    </w:rPr>
  </w:style>
  <w:style w:type="character" w:customStyle="1" w:styleId="ObjetducommentaireCar">
    <w:name w:val="Objet du commentaire Car"/>
    <w:basedOn w:val="CommentaireCar"/>
    <w:link w:val="Objetducommentaire"/>
    <w:uiPriority w:val="99"/>
    <w:semiHidden/>
    <w:rsid w:val="00AC24E7"/>
    <w:rPr>
      <w:rFonts w:ascii="Times New Roman" w:eastAsia="Times New Roman" w:hAnsi="Times New Roman" w:cs="Times New Roman"/>
      <w:b/>
      <w:bCs/>
      <w:sz w:val="20"/>
      <w:szCs w:val="20"/>
      <w:lang w:val="fr-FR" w:eastAsia="fr-FR"/>
    </w:rPr>
  </w:style>
  <w:style w:type="character" w:customStyle="1" w:styleId="Titre2Car">
    <w:name w:val="Titre 2 Car"/>
    <w:aliases w:val="TITLE2 Car,Para2 Car,Head hdbk Car,Top 2 Car,h2 Car,H2 Car,h2 main heading Car,B Sub/Bold Car,B Sub/Bold1 Car,B Sub/Bold2 Car,B Sub/Bold11 Car,h2 main heading1 Car,h2 main heading2 Car,B Sub/Bold3 Car,B Sub/Bold12 Car,h2 main heading3 Car"/>
    <w:basedOn w:val="Policepardfaut"/>
    <w:link w:val="Titre2"/>
    <w:rsid w:val="00B55AAC"/>
    <w:rPr>
      <w:rFonts w:ascii="Helvetica" w:eastAsia="Times New Roman" w:hAnsi="Helvetica" w:cs="Times New Roman"/>
      <w:b/>
      <w:sz w:val="24"/>
      <w:szCs w:val="20"/>
      <w:lang w:val="fr-FR" w:eastAsia="fr-FR"/>
    </w:rPr>
  </w:style>
  <w:style w:type="character" w:customStyle="1" w:styleId="Titre3Car">
    <w:name w:val="Titre 3 Car"/>
    <w:aliases w:val="TITLE3 Car,Title 3 Car"/>
    <w:basedOn w:val="Policepardfaut"/>
    <w:link w:val="Titre3"/>
    <w:rsid w:val="00B55AAC"/>
    <w:rPr>
      <w:rFonts w:ascii="Arial" w:eastAsia="Times New Roman" w:hAnsi="Arial" w:cs="Times New Roman"/>
      <w:sz w:val="24"/>
      <w:szCs w:val="20"/>
      <w:lang w:val="fr-FR" w:eastAsia="fr-FR"/>
    </w:rPr>
  </w:style>
  <w:style w:type="character" w:customStyle="1" w:styleId="Titre4Car">
    <w:name w:val="Titre 4 Car"/>
    <w:aliases w:val="TITLE4 Car"/>
    <w:basedOn w:val="Policepardfaut"/>
    <w:link w:val="Titre4"/>
    <w:rsid w:val="00B55AAC"/>
    <w:rPr>
      <w:rFonts w:ascii="Palatino" w:eastAsia="Times New Roman" w:hAnsi="Palatino" w:cs="Arial"/>
      <w:b/>
      <w:i/>
      <w:iCs/>
      <w:color w:val="FF0000"/>
      <w:sz w:val="24"/>
      <w:szCs w:val="20"/>
      <w:lang w:val="fr-FR" w:eastAsia="fr-FR"/>
    </w:rPr>
  </w:style>
  <w:style w:type="character" w:customStyle="1" w:styleId="Titre5Car">
    <w:name w:val="Titre 5 Car"/>
    <w:aliases w:val="TITLE5 Car"/>
    <w:basedOn w:val="Policepardfaut"/>
    <w:link w:val="Titre5"/>
    <w:rsid w:val="00B55AAC"/>
    <w:rPr>
      <w:rFonts w:ascii="Palatino" w:eastAsia="Times New Roman" w:hAnsi="Palatino" w:cs="Times New Roman"/>
      <w:i/>
      <w:iCs/>
      <w:color w:val="FF0000"/>
      <w:sz w:val="24"/>
      <w:szCs w:val="20"/>
      <w:lang w:val="fr-FR" w:eastAsia="fr-FR"/>
    </w:rPr>
  </w:style>
  <w:style w:type="character" w:customStyle="1" w:styleId="Titre6Car">
    <w:name w:val="Titre 6 Car"/>
    <w:aliases w:val="TITLE6 Car"/>
    <w:basedOn w:val="Policepardfaut"/>
    <w:link w:val="Titre6"/>
    <w:rsid w:val="00B55AAC"/>
    <w:rPr>
      <w:rFonts w:ascii="Palatino" w:eastAsia="Times New Roman" w:hAnsi="Palatino" w:cs="Times New Roman"/>
      <w:b/>
      <w:bCs/>
      <w:i/>
      <w:iCs/>
      <w:color w:val="FF0000"/>
      <w:sz w:val="24"/>
      <w:szCs w:val="20"/>
      <w:lang w:val="fr-FR" w:eastAsia="fr-FR"/>
    </w:rPr>
  </w:style>
  <w:style w:type="character" w:customStyle="1" w:styleId="Titre7Car">
    <w:name w:val="Titre 7 Car"/>
    <w:aliases w:val="TITLE7 Car"/>
    <w:basedOn w:val="Policepardfaut"/>
    <w:link w:val="Titre7"/>
    <w:rsid w:val="00B55AAC"/>
    <w:rPr>
      <w:rFonts w:ascii="Arial" w:eastAsia="Times New Roman" w:hAnsi="Arial" w:cs="Times New Roman"/>
      <w:sz w:val="20"/>
      <w:szCs w:val="20"/>
      <w:lang w:val="fr-FR" w:eastAsia="fr-FR"/>
    </w:rPr>
  </w:style>
  <w:style w:type="character" w:customStyle="1" w:styleId="Titre8Car">
    <w:name w:val="Titre 8 Car"/>
    <w:aliases w:val="TITLE8 Car"/>
    <w:basedOn w:val="Policepardfaut"/>
    <w:link w:val="Titre8"/>
    <w:rsid w:val="00B55AAC"/>
    <w:rPr>
      <w:rFonts w:ascii="Times New Roman" w:eastAsia="Times New Roman" w:hAnsi="Times New Roman" w:cs="Times New Roman"/>
      <w:b/>
      <w:szCs w:val="20"/>
      <w:u w:val="single"/>
      <w:lang w:val="fr-FR" w:eastAsia="fr-FR"/>
    </w:rPr>
  </w:style>
  <w:style w:type="character" w:customStyle="1" w:styleId="Titre9Car">
    <w:name w:val="Titre 9 Car"/>
    <w:aliases w:val="TITLE9 Car"/>
    <w:basedOn w:val="Policepardfaut"/>
    <w:link w:val="Titre9"/>
    <w:rsid w:val="00B55AAC"/>
    <w:rPr>
      <w:rFonts w:ascii="Arial" w:eastAsia="Times New Roman" w:hAnsi="Arial" w:cs="Times New Roman"/>
      <w:b/>
      <w:i/>
      <w:sz w:val="18"/>
      <w:szCs w:val="20"/>
      <w:lang w:val="fr-FR" w:eastAsia="fr-FR"/>
    </w:rPr>
  </w:style>
  <w:style w:type="paragraph" w:customStyle="1" w:styleId="corpstexte3">
    <w:name w:val="corps texte 3"/>
    <w:basedOn w:val="Normal"/>
    <w:autoRedefine/>
    <w:rsid w:val="00B55AAC"/>
    <w:pPr>
      <w:jc w:val="both"/>
    </w:pPr>
    <w:rPr>
      <w:rFonts w:ascii="Arial" w:hAnsi="Arial" w:cs="Arial"/>
      <w:sz w:val="22"/>
      <w:szCs w:val="20"/>
    </w:rPr>
  </w:style>
  <w:style w:type="paragraph" w:styleId="Retraitnormal">
    <w:name w:val="Normal Indent"/>
    <w:basedOn w:val="Normal"/>
    <w:uiPriority w:val="99"/>
    <w:semiHidden/>
    <w:unhideWhenUsed/>
    <w:rsid w:val="00B55AAC"/>
    <w:pPr>
      <w:ind w:left="708"/>
    </w:pPr>
  </w:style>
  <w:style w:type="paragraph" w:styleId="En-tte">
    <w:name w:val="header"/>
    <w:basedOn w:val="Normal"/>
    <w:link w:val="En-tteCar"/>
    <w:uiPriority w:val="99"/>
    <w:unhideWhenUsed/>
    <w:rsid w:val="0051315A"/>
    <w:pPr>
      <w:tabs>
        <w:tab w:val="center" w:pos="4536"/>
        <w:tab w:val="right" w:pos="9072"/>
      </w:tabs>
    </w:pPr>
  </w:style>
  <w:style w:type="character" w:customStyle="1" w:styleId="En-tteCar">
    <w:name w:val="En-tête Car"/>
    <w:basedOn w:val="Policepardfaut"/>
    <w:link w:val="En-tte"/>
    <w:uiPriority w:val="99"/>
    <w:rsid w:val="0051315A"/>
    <w:rPr>
      <w:rFonts w:ascii="Times New Roman" w:eastAsia="Times New Roman" w:hAnsi="Times New Roman" w:cs="Times New Roman"/>
      <w:sz w:val="24"/>
      <w:szCs w:val="24"/>
      <w:lang w:val="fr-FR" w:eastAsia="fr-FR"/>
    </w:rPr>
  </w:style>
  <w:style w:type="paragraph" w:styleId="Pieddepage">
    <w:name w:val="footer"/>
    <w:basedOn w:val="Normal"/>
    <w:link w:val="PieddepageCar"/>
    <w:uiPriority w:val="99"/>
    <w:unhideWhenUsed/>
    <w:rsid w:val="0051315A"/>
    <w:pPr>
      <w:tabs>
        <w:tab w:val="center" w:pos="4536"/>
        <w:tab w:val="right" w:pos="9072"/>
      </w:tabs>
    </w:pPr>
  </w:style>
  <w:style w:type="character" w:customStyle="1" w:styleId="PieddepageCar">
    <w:name w:val="Pied de page Car"/>
    <w:basedOn w:val="Policepardfaut"/>
    <w:link w:val="Pieddepage"/>
    <w:uiPriority w:val="99"/>
    <w:rsid w:val="0051315A"/>
    <w:rPr>
      <w:rFonts w:ascii="Times New Roman" w:eastAsia="Times New Roman" w:hAnsi="Times New Roman" w:cs="Times New Roman"/>
      <w:sz w:val="24"/>
      <w:szCs w:val="24"/>
      <w:lang w:val="fr-FR" w:eastAsia="fr-FR"/>
    </w:rPr>
  </w:style>
  <w:style w:type="paragraph" w:styleId="Paragraphedeliste">
    <w:name w:val="List Paragraph"/>
    <w:basedOn w:val="Normal"/>
    <w:uiPriority w:val="34"/>
    <w:qFormat/>
    <w:rsid w:val="001E279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033174">
      <w:bodyDiv w:val="1"/>
      <w:marLeft w:val="0"/>
      <w:marRight w:val="0"/>
      <w:marTop w:val="0"/>
      <w:marBottom w:val="0"/>
      <w:divBdr>
        <w:top w:val="none" w:sz="0" w:space="0" w:color="auto"/>
        <w:left w:val="none" w:sz="0" w:space="0" w:color="auto"/>
        <w:bottom w:val="none" w:sz="0" w:space="0" w:color="auto"/>
        <w:right w:val="none" w:sz="0" w:space="0" w:color="auto"/>
      </w:divBdr>
    </w:div>
    <w:div w:id="536429718">
      <w:bodyDiv w:val="1"/>
      <w:marLeft w:val="0"/>
      <w:marRight w:val="0"/>
      <w:marTop w:val="0"/>
      <w:marBottom w:val="0"/>
      <w:divBdr>
        <w:top w:val="none" w:sz="0" w:space="0" w:color="auto"/>
        <w:left w:val="none" w:sz="0" w:space="0" w:color="auto"/>
        <w:bottom w:val="none" w:sz="0" w:space="0" w:color="auto"/>
        <w:right w:val="none" w:sz="0" w:space="0" w:color="auto"/>
      </w:divBdr>
    </w:div>
    <w:div w:id="739793793">
      <w:bodyDiv w:val="1"/>
      <w:marLeft w:val="0"/>
      <w:marRight w:val="0"/>
      <w:marTop w:val="0"/>
      <w:marBottom w:val="0"/>
      <w:divBdr>
        <w:top w:val="none" w:sz="0" w:space="0" w:color="auto"/>
        <w:left w:val="none" w:sz="0" w:space="0" w:color="auto"/>
        <w:bottom w:val="none" w:sz="0" w:space="0" w:color="auto"/>
        <w:right w:val="none" w:sz="0" w:space="0" w:color="auto"/>
      </w:divBdr>
    </w:div>
    <w:div w:id="862016950">
      <w:bodyDiv w:val="1"/>
      <w:marLeft w:val="0"/>
      <w:marRight w:val="0"/>
      <w:marTop w:val="0"/>
      <w:marBottom w:val="0"/>
      <w:divBdr>
        <w:top w:val="none" w:sz="0" w:space="0" w:color="auto"/>
        <w:left w:val="none" w:sz="0" w:space="0" w:color="auto"/>
        <w:bottom w:val="none" w:sz="0" w:space="0" w:color="auto"/>
        <w:right w:val="none" w:sz="0" w:space="0" w:color="auto"/>
      </w:divBdr>
    </w:div>
    <w:div w:id="1738357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F0F687-A918-49D4-8B79-41E8DE51DF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Pages>
  <Words>307</Words>
  <Characters>1694</Characters>
  <Application>Microsoft Office Word</Application>
  <DocSecurity>0</DocSecurity>
  <Lines>14</Lines>
  <Paragraphs>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1998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Cathy Richiardone</dc:creator>
  <cp:lastModifiedBy>Bintou Traore</cp:lastModifiedBy>
  <cp:revision>15</cp:revision>
  <cp:lastPrinted>2023-02-01T10:41:00Z</cp:lastPrinted>
  <dcterms:created xsi:type="dcterms:W3CDTF">2024-12-10T13:36:00Z</dcterms:created>
  <dcterms:modified xsi:type="dcterms:W3CDTF">2026-03-09T12:23:00Z</dcterms:modified>
</cp:coreProperties>
</file>