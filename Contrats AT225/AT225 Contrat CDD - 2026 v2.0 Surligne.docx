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7278" w14:textId="18CD364A" w:rsidR="00125AB8" w:rsidRPr="005D20BF" w:rsidRDefault="00E64FB7" w:rsidP="00125AB8">
      <w:pPr>
        <w:pStyle w:val="Default"/>
        <w:jc w:val="center"/>
        <w:rPr>
          <w:rFonts w:asciiTheme="minorHAnsi" w:hAnsiTheme="minorHAnsi" w:cstheme="minorHAnsi"/>
          <w:b/>
          <w:bCs/>
          <w:color w:val="auto"/>
          <w:sz w:val="32"/>
          <w:szCs w:val="32"/>
          <w:u w:val="single"/>
        </w:rPr>
      </w:pPr>
      <w:r>
        <w:rPr>
          <w:noProof/>
          <w:lang w:val="en-US"/>
        </w:rPr>
        <w:drawing>
          <wp:anchor distT="0" distB="0" distL="114300" distR="114300" simplePos="0" relativeHeight="251660288" behindDoc="0" locked="0" layoutInCell="1" allowOverlap="1" wp14:anchorId="314F62ED" wp14:editId="18775078">
            <wp:simplePos x="0" y="0"/>
            <wp:positionH relativeFrom="margin">
              <wp:posOffset>-550545</wp:posOffset>
            </wp:positionH>
            <wp:positionV relativeFrom="paragraph">
              <wp:posOffset>-690245</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EA69C7" w14:textId="7EF073E9" w:rsidR="00D5715A" w:rsidRPr="005D20BF" w:rsidRDefault="00D5715A" w:rsidP="00125AB8">
      <w:pPr>
        <w:pStyle w:val="Default"/>
        <w:jc w:val="center"/>
        <w:rPr>
          <w:rFonts w:asciiTheme="minorHAnsi" w:hAnsiTheme="minorHAnsi" w:cstheme="minorHAnsi"/>
          <w:b/>
          <w:bCs/>
          <w:color w:val="auto"/>
          <w:sz w:val="32"/>
          <w:szCs w:val="32"/>
          <w:u w:val="single"/>
        </w:rPr>
      </w:pPr>
    </w:p>
    <w:p w14:paraId="4D8B36CD" w14:textId="77777777" w:rsidR="00454E5E" w:rsidRPr="005D20BF" w:rsidRDefault="00454E5E" w:rsidP="00125AB8">
      <w:pPr>
        <w:pStyle w:val="Default"/>
        <w:jc w:val="center"/>
        <w:rPr>
          <w:rFonts w:asciiTheme="minorHAnsi" w:hAnsiTheme="minorHAnsi" w:cstheme="minorHAnsi"/>
          <w:b/>
          <w:bCs/>
          <w:color w:val="009E60"/>
          <w:sz w:val="32"/>
          <w:szCs w:val="32"/>
        </w:rPr>
      </w:pPr>
    </w:p>
    <w:p w14:paraId="0D48FC49" w14:textId="4C278B34" w:rsidR="005D20BF" w:rsidRPr="00773513" w:rsidRDefault="00346C4E" w:rsidP="0005210D">
      <w:pPr>
        <w:jc w:val="center"/>
        <w:rPr>
          <w:rFonts w:asciiTheme="minorHAnsi" w:hAnsiTheme="minorHAnsi" w:cstheme="minorHAnsi"/>
          <w:b/>
          <w:color w:val="009E60"/>
          <w:sz w:val="32"/>
          <w:szCs w:val="32"/>
        </w:rPr>
      </w:pPr>
      <w:r>
        <w:rPr>
          <w:rFonts w:asciiTheme="minorHAnsi" w:hAnsiTheme="minorHAnsi" w:cstheme="minorHAnsi"/>
          <w:b/>
          <w:color w:val="009E60"/>
          <w:sz w:val="32"/>
          <w:szCs w:val="32"/>
        </w:rPr>
        <w:t>CONTRAT DE TRAVAIL A DUREE DETERMINEE</w:t>
      </w:r>
    </w:p>
    <w:p w14:paraId="13D7987D" w14:textId="77777777" w:rsidR="00DF432E" w:rsidRDefault="00DF432E" w:rsidP="005D20BF">
      <w:pPr>
        <w:jc w:val="center"/>
        <w:rPr>
          <w:rFonts w:asciiTheme="minorHAnsi" w:hAnsiTheme="minorHAnsi" w:cstheme="minorHAnsi"/>
          <w:bCs/>
        </w:rPr>
      </w:pPr>
    </w:p>
    <w:p w14:paraId="440323A2" w14:textId="274EC490" w:rsidR="005D20BF" w:rsidRPr="005D20BF" w:rsidRDefault="005D20BF" w:rsidP="005D20BF">
      <w:pPr>
        <w:jc w:val="center"/>
        <w:rPr>
          <w:rFonts w:asciiTheme="minorHAnsi" w:hAnsiTheme="minorHAnsi" w:cstheme="minorHAnsi"/>
          <w:bCs/>
        </w:rPr>
      </w:pPr>
      <w:r>
        <w:rPr>
          <w:rFonts w:asciiTheme="minorHAnsi" w:hAnsiTheme="minorHAnsi" w:cstheme="minorHAnsi"/>
          <w:bCs/>
        </w:rPr>
        <w:t>_______________</w:t>
      </w:r>
    </w:p>
    <w:p w14:paraId="543E79A2" w14:textId="77777777" w:rsidR="005B6E5A" w:rsidRDefault="005B6E5A" w:rsidP="005D20BF">
      <w:pPr>
        <w:rPr>
          <w:rFonts w:asciiTheme="minorHAnsi" w:hAnsiTheme="minorHAnsi" w:cstheme="minorHAnsi"/>
          <w:b/>
          <w:u w:val="single"/>
        </w:rPr>
      </w:pPr>
    </w:p>
    <w:p w14:paraId="49774C99" w14:textId="28DA4567" w:rsidR="00DF432E" w:rsidRPr="005B6E5A" w:rsidRDefault="007749E6" w:rsidP="005D20BF">
      <w:pPr>
        <w:rPr>
          <w:rFonts w:asciiTheme="minorHAnsi" w:hAnsiTheme="minorHAnsi" w:cstheme="minorHAnsi"/>
          <w:b/>
        </w:rPr>
      </w:pPr>
      <w:r>
        <w:rPr>
          <w:rFonts w:asciiTheme="minorHAnsi" w:hAnsiTheme="minorHAnsi" w:cstheme="minorHAnsi"/>
          <w:b/>
          <w:u w:val="single"/>
        </w:rPr>
        <w:t>Entre</w:t>
      </w:r>
      <w:r>
        <w:rPr>
          <w:rFonts w:asciiTheme="minorHAnsi" w:hAnsiTheme="minorHAnsi" w:cstheme="minorHAnsi"/>
          <w:b/>
        </w:rPr>
        <w:t> :</w:t>
      </w:r>
    </w:p>
    <w:p w14:paraId="4DA33F21" w14:textId="6E15F439" w:rsidR="005D20BF" w:rsidRPr="005D20BF" w:rsidRDefault="005D20BF" w:rsidP="005D20BF">
      <w:pPr>
        <w:rPr>
          <w:rFonts w:asciiTheme="minorHAnsi" w:hAnsiTheme="minorHAnsi" w:cstheme="minorHAnsi"/>
        </w:rPr>
      </w:pPr>
    </w:p>
    <w:p w14:paraId="10F34700" w14:textId="08B5BEAD" w:rsidR="005D20BF" w:rsidRPr="00D50C61" w:rsidRDefault="005D20BF" w:rsidP="005D20BF">
      <w:pPr>
        <w:pStyle w:val="Default"/>
        <w:jc w:val="both"/>
        <w:rPr>
          <w:rFonts w:asciiTheme="minorHAnsi" w:hAnsiTheme="minorHAnsi" w:cstheme="minorHAnsi"/>
          <w:bCs/>
          <w:color w:val="auto"/>
          <w:lang w:val="fr-FR"/>
        </w:rPr>
      </w:pPr>
      <w:bookmarkStart w:id="0" w:name="_Hlk30153002"/>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2F85C889" w14:textId="77777777" w:rsidR="00DC693D" w:rsidRDefault="00DC693D" w:rsidP="005D20BF">
      <w:pPr>
        <w:rPr>
          <w:rFonts w:asciiTheme="minorHAnsi" w:eastAsiaTheme="minorHAnsi" w:hAnsiTheme="minorHAnsi" w:cstheme="minorHAnsi"/>
          <w:lang w:eastAsia="en-US"/>
        </w:rPr>
      </w:pPr>
    </w:p>
    <w:p w14:paraId="01B661C0" w14:textId="431CBC32" w:rsidR="005D20BF" w:rsidRDefault="005D20BF" w:rsidP="005D20BF">
      <w:pPr>
        <w:rPr>
          <w:rFonts w:asciiTheme="minorHAnsi" w:hAnsiTheme="minorHAnsi" w:cstheme="minorHAnsi"/>
        </w:rPr>
      </w:pPr>
      <w:r>
        <w:rPr>
          <w:rFonts w:asciiTheme="minorHAnsi" w:hAnsiTheme="minorHAnsi" w:cstheme="minorHAnsi"/>
        </w:rPr>
        <w:t>Représentée par Monsieur PAUL Erwan, en sa qualité de Gérant,</w:t>
      </w:r>
    </w:p>
    <w:p w14:paraId="30DFD7B6" w14:textId="77777777" w:rsidR="001D43FF" w:rsidRDefault="001D43FF" w:rsidP="005D20BF">
      <w:pPr>
        <w:rPr>
          <w:rFonts w:asciiTheme="minorHAnsi" w:hAnsiTheme="minorHAnsi" w:cstheme="minorHAnsi"/>
        </w:rPr>
      </w:pPr>
    </w:p>
    <w:p w14:paraId="72C69B9A" w14:textId="59C9E194" w:rsidR="005B6E5A" w:rsidRDefault="007749E6" w:rsidP="005D20BF">
      <w:pPr>
        <w:rPr>
          <w:rFonts w:asciiTheme="minorHAnsi" w:hAnsiTheme="minorHAnsi" w:cstheme="minorHAnsi"/>
        </w:rPr>
      </w:pPr>
      <w:r>
        <w:rPr>
          <w:rFonts w:asciiTheme="minorHAnsi" w:hAnsiTheme="minorHAnsi" w:cstheme="minorHAnsi"/>
        </w:rPr>
        <w:t>Ci-après désignée «</w:t>
      </w:r>
      <w:r>
        <w:rPr>
          <w:rFonts w:asciiTheme="minorHAnsi" w:hAnsiTheme="minorHAnsi" w:cstheme="minorHAnsi"/>
          <w:b/>
        </w:rPr>
        <w:t xml:space="preserve"> l’Employeur</w:t>
      </w:r>
      <w:r>
        <w:rPr>
          <w:rFonts w:asciiTheme="minorHAnsi" w:hAnsiTheme="minorHAnsi" w:cstheme="minorHAnsi"/>
        </w:rPr>
        <w:t xml:space="preserve"> » </w:t>
      </w:r>
    </w:p>
    <w:p w14:paraId="5818BCCA" w14:textId="77777777" w:rsidR="002B69E8" w:rsidRDefault="002B69E8" w:rsidP="005D20BF">
      <w:pPr>
        <w:rPr>
          <w:rFonts w:asciiTheme="minorHAnsi" w:hAnsiTheme="minorHAnsi" w:cstheme="minorHAnsi"/>
        </w:rPr>
      </w:pPr>
    </w:p>
    <w:p w14:paraId="770D801A" w14:textId="0539DBA0" w:rsidR="005B6E5A" w:rsidRPr="007749E6" w:rsidRDefault="007749E6" w:rsidP="005D20BF">
      <w:pPr>
        <w:rPr>
          <w:rFonts w:asciiTheme="minorHAnsi" w:hAnsiTheme="minorHAnsi" w:cstheme="minorHAnsi"/>
        </w:rPr>
      </w:pPr>
      <w:r>
        <w:rPr>
          <w:rFonts w:asciiTheme="minorHAnsi" w:hAnsiTheme="minorHAnsi" w:cstheme="minorHAnsi"/>
        </w:rPr>
        <w:t xml:space="preserve"> D’une part,</w:t>
      </w:r>
    </w:p>
    <w:p w14:paraId="7C03A92A" w14:textId="30EF512C" w:rsidR="005B6E5A" w:rsidRPr="005D20BF" w:rsidRDefault="005B6E5A" w:rsidP="005D20BF">
      <w:pPr>
        <w:rPr>
          <w:rFonts w:asciiTheme="minorHAnsi" w:hAnsiTheme="minorHAnsi" w:cstheme="minorHAnsi"/>
        </w:rPr>
      </w:pPr>
      <w:r>
        <w:rPr>
          <w:rFonts w:asciiTheme="minorHAnsi" w:hAnsiTheme="minorHAnsi" w:cstheme="minorHAnsi"/>
        </w:rPr>
        <w:t xml:space="preserve">                                                                                                  </w:t>
      </w:r>
    </w:p>
    <w:bookmarkEnd w:id="0"/>
    <w:p w14:paraId="7C0016DB" w14:textId="317C19E8" w:rsidR="005D20BF" w:rsidRDefault="00273AF5" w:rsidP="005D20BF">
      <w:pPr>
        <w:rPr>
          <w:rFonts w:asciiTheme="minorHAnsi" w:hAnsiTheme="minorHAnsi" w:cstheme="minorHAnsi"/>
          <w:b/>
        </w:rPr>
      </w:pPr>
      <w:r>
        <w:rPr>
          <w:rFonts w:asciiTheme="minorHAnsi" w:hAnsiTheme="minorHAnsi" w:cstheme="minorHAnsi"/>
          <w:b/>
        </w:rPr>
        <w:t>Et</w:t>
      </w:r>
    </w:p>
    <w:p w14:paraId="00FAA689" w14:textId="77777777" w:rsidR="009A0718" w:rsidRPr="00273AF5" w:rsidRDefault="009A0718" w:rsidP="005D20BF">
      <w:pPr>
        <w:rPr>
          <w:rFonts w:asciiTheme="minorHAnsi" w:hAnsiTheme="minorHAnsi" w:cstheme="minorHAnsi"/>
          <w:b/>
        </w:rPr>
      </w:pPr>
    </w:p>
    <w:p w14:paraId="2A79CE1D" w14:textId="6888F6F8" w:rsidR="005D20BF" w:rsidRDefault="00F51C41" w:rsidP="005D20BF">
      <w:pPr>
        <w:rPr>
          <w:rFonts w:asciiTheme="minorHAnsi" w:hAnsiTheme="minorHAnsi" w:cstheme="minorHAnsi"/>
        </w:rPr>
      </w:pPr>
      <w:r>
        <w:rPr>
          <w:rFonts w:asciiTheme="minorHAnsi" w:hAnsiTheme="minorHAnsi" w:cstheme="minorHAnsi"/>
        </w:rPr>
        <w:t>D’autre part,</w:t>
      </w:r>
    </w:p>
    <w:p w14:paraId="4DC82ADB" w14:textId="77777777" w:rsidR="00F51C41" w:rsidRPr="005D20BF" w:rsidRDefault="00F51C41" w:rsidP="005D20BF">
      <w:pPr>
        <w:rPr>
          <w:rFonts w:asciiTheme="minorHAnsi" w:hAnsiTheme="minorHAnsi" w:cstheme="minorHAnsi"/>
        </w:rPr>
      </w:pPr>
    </w:p>
    <w:p w14:paraId="1A184465" w14:textId="4A9C72D7"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Nom : </w:t>
      </w:r>
      <w:r>
        <w:rPr>
          <w:rFonts w:asciiTheme="minorHAnsi" w:hAnsiTheme="minorHAnsi" w:cstheme="minorHAnsi"/>
          <w:bCs/>
          <w:color w:val="EE0000"/>
        </w:rPr>
        <w:t>à compléter</w:t>
      </w:r>
    </w:p>
    <w:p w14:paraId="509D5F95" w14:textId="36F5A501"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Prénom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2CF383E5" w14:textId="292694F0"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Sexe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3F6A40C3" w14:textId="4D7681E6"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Date et lieu de naissance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2D0E35A8" w14:textId="4BC17425"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De nationalité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37922DD0" w14:textId="6F66AF92"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Situation matrimoniale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78C38364" w14:textId="69E49C3C"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Enfant à charge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53972636" w14:textId="0E274B84"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Titulaire de la pièce d’identité (type &amp; numéro)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74F74CCC" w14:textId="77777777" w:rsidR="001765CE" w:rsidRPr="001765CE" w:rsidRDefault="001765CE" w:rsidP="001765CE">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Contact personnel : </w:t>
      </w:r>
      <w:r>
        <w:rPr>
          <w:rFonts w:asciiTheme="minorHAnsi" w:hAnsiTheme="minorHAnsi" w:cstheme="minorHAnsi"/>
          <w:bCs/>
          <w:color w:val="EE0000"/>
        </w:rPr>
        <w:t>à compléter</w:t>
      </w:r>
    </w:p>
    <w:p w14:paraId="4E880744" w14:textId="319D4340" w:rsidR="004C5EC1" w:rsidRDefault="004C5EC1" w:rsidP="004C5EC1">
      <w:pPr>
        <w:jc w:val="both"/>
        <w:rPr>
          <w:rFonts w:asciiTheme="minorHAnsi" w:hAnsiTheme="minorHAnsi" w:cstheme="minorHAnsi"/>
          <w:bCs/>
          <w:color w:val="000000" w:themeColor="text1"/>
        </w:rPr>
      </w:pPr>
    </w:p>
    <w:p w14:paraId="2E4DB7A6" w14:textId="781B01D9" w:rsidR="004C5EC1" w:rsidRPr="00F837BD" w:rsidRDefault="004C5EC1" w:rsidP="005D20BF">
      <w:pPr>
        <w:rPr>
          <w:rFonts w:asciiTheme="minorHAnsi" w:hAnsiTheme="minorHAnsi" w:cstheme="minorHAnsi"/>
          <w:b/>
          <w:bCs/>
          <w:color w:val="FF0000"/>
        </w:rPr>
      </w:pPr>
      <w:r>
        <w:rPr>
          <w:rFonts w:asciiTheme="minorHAnsi" w:hAnsiTheme="minorHAnsi" w:cstheme="minorHAnsi"/>
          <w:bCs/>
          <w:color w:val="000000" w:themeColor="text1"/>
        </w:rPr>
        <w:t>Ci-après désigné « </w:t>
      </w:r>
      <w:r>
        <w:rPr>
          <w:rFonts w:asciiTheme="minorHAnsi" w:hAnsiTheme="minorHAnsi" w:cstheme="minorHAnsi"/>
          <w:b/>
          <w:bCs/>
          <w:color w:val="000000" w:themeColor="text1"/>
        </w:rPr>
        <w:t>L’Employé</w:t>
      </w:r>
      <w:r>
        <w:rPr>
          <w:rFonts w:asciiTheme="minorHAnsi" w:hAnsiTheme="minorHAnsi" w:cstheme="minorHAnsi"/>
          <w:bCs/>
          <w:color w:val="000000" w:themeColor="text1"/>
        </w:rPr>
        <w:t> »</w:t>
      </w:r>
    </w:p>
    <w:p w14:paraId="36AF9708" w14:textId="77777777" w:rsidR="00330D6A" w:rsidRDefault="00330D6A" w:rsidP="005D20BF">
      <w:pPr>
        <w:rPr>
          <w:rFonts w:asciiTheme="minorHAnsi" w:hAnsiTheme="minorHAnsi" w:cstheme="minorHAnsi"/>
        </w:rPr>
      </w:pPr>
    </w:p>
    <w:p w14:paraId="6C8DB25B" w14:textId="6DF04C64" w:rsidR="004C5EC1" w:rsidRPr="00330D6A" w:rsidRDefault="004C5EC1" w:rsidP="005D20BF">
      <w:pPr>
        <w:rPr>
          <w:rFonts w:asciiTheme="minorHAnsi" w:hAnsiTheme="minorHAnsi" w:cstheme="minorHAnsi"/>
        </w:rPr>
      </w:pPr>
      <w:r>
        <w:rPr>
          <w:rFonts w:asciiTheme="minorHAnsi" w:hAnsiTheme="minorHAnsi" w:cstheme="minorHAnsi"/>
        </w:rPr>
        <w:t>D’autre part,</w:t>
      </w:r>
    </w:p>
    <w:p w14:paraId="3838761F" w14:textId="5755B557" w:rsidR="00330D6A" w:rsidRDefault="00330D6A" w:rsidP="005D20BF">
      <w:pPr>
        <w:rPr>
          <w:rFonts w:asciiTheme="minorHAnsi" w:hAnsiTheme="minorHAnsi" w:cstheme="minorHAnsi"/>
        </w:rPr>
      </w:pPr>
    </w:p>
    <w:p w14:paraId="7FEBC568" w14:textId="5D3AEEF8" w:rsidR="000A601C" w:rsidRPr="00330D6A" w:rsidRDefault="00330D6A" w:rsidP="00330D6A">
      <w:pPr>
        <w:jc w:val="both"/>
        <w:rPr>
          <w:rFonts w:asciiTheme="minorHAnsi" w:hAnsiTheme="minorHAnsi" w:cstheme="minorHAnsi"/>
        </w:rPr>
      </w:pPr>
      <w:r>
        <w:rPr>
          <w:rFonts w:asciiTheme="minorHAnsi" w:hAnsiTheme="minorHAnsi" w:cstheme="minorHAnsi"/>
        </w:rPr>
        <w:t>L’Employeur et l’Employé sont ci-après désignés collectivement « les Parties » et individuellement « la Partie ».</w:t>
      </w:r>
    </w:p>
    <w:p w14:paraId="234C00B5" w14:textId="0E1AA499" w:rsidR="00BD28B9" w:rsidRDefault="00BD28B9" w:rsidP="005D20BF">
      <w:pPr>
        <w:rPr>
          <w:rFonts w:asciiTheme="minorHAnsi" w:hAnsiTheme="minorHAnsi" w:cstheme="minorHAnsi"/>
        </w:rPr>
      </w:pPr>
    </w:p>
    <w:p w14:paraId="2D86CB36" w14:textId="06EBC017" w:rsidR="00B61B37" w:rsidRDefault="00DC515F" w:rsidP="005D20BF">
      <w:pPr>
        <w:rPr>
          <w:rFonts w:asciiTheme="minorHAnsi" w:hAnsiTheme="minorHAnsi" w:cstheme="minorHAnsi"/>
          <w:b/>
        </w:rPr>
      </w:pPr>
      <w:r>
        <w:rPr>
          <w:rFonts w:asciiTheme="minorHAnsi" w:hAnsiTheme="minorHAnsi" w:cstheme="minorHAnsi"/>
          <w:b/>
        </w:rPr>
        <w:t>CONSIDERANT QUE :</w:t>
      </w:r>
    </w:p>
    <w:p w14:paraId="41DDE383" w14:textId="786DDE7F" w:rsidR="008C133D" w:rsidRDefault="008C133D" w:rsidP="005D20BF">
      <w:pPr>
        <w:rPr>
          <w:rFonts w:asciiTheme="minorHAnsi" w:hAnsiTheme="minorHAnsi" w:cstheme="minorHAnsi"/>
          <w:b/>
        </w:rPr>
      </w:pPr>
    </w:p>
    <w:p w14:paraId="29FD9A09" w14:textId="7A74B988" w:rsidR="008C133D" w:rsidRPr="008C133D" w:rsidRDefault="008C133D" w:rsidP="005D20BF">
      <w:pPr>
        <w:rPr>
          <w:rFonts w:asciiTheme="minorHAnsi" w:hAnsiTheme="minorHAnsi" w:cstheme="minorHAnsi"/>
        </w:rPr>
      </w:pPr>
      <w:r>
        <w:rPr>
          <w:rFonts w:asciiTheme="minorHAnsi" w:hAnsiTheme="minorHAnsi" w:cstheme="minorHAnsi"/>
        </w:rPr>
        <w:t>Les parties entendent conclure ici un contrat de travail à durée déterminée.</w:t>
      </w:r>
    </w:p>
    <w:p w14:paraId="78A88A28" w14:textId="77777777" w:rsidR="00DE1170" w:rsidRDefault="00DE1170" w:rsidP="005D20BF">
      <w:pPr>
        <w:rPr>
          <w:rFonts w:asciiTheme="minorHAnsi" w:hAnsiTheme="minorHAnsi" w:cstheme="minorHAnsi"/>
        </w:rPr>
      </w:pPr>
    </w:p>
    <w:p w14:paraId="2D950E66" w14:textId="77777777" w:rsidR="00DE1170" w:rsidRDefault="008C133D" w:rsidP="005D20BF">
      <w:pPr>
        <w:rPr>
          <w:rFonts w:asciiTheme="minorHAnsi" w:hAnsiTheme="minorHAnsi" w:cstheme="minorHAnsi"/>
        </w:rPr>
      </w:pPr>
      <w:r>
        <w:rPr>
          <w:rFonts w:asciiTheme="minorHAnsi" w:hAnsiTheme="minorHAnsi" w:cstheme="minorHAnsi"/>
        </w:rPr>
        <w:t>A cette fin, l’Employé, déclare :</w:t>
      </w:r>
    </w:p>
    <w:p w14:paraId="64454F3D" w14:textId="77777777" w:rsidR="00DE1170" w:rsidRDefault="00DE1170" w:rsidP="005D20BF">
      <w:pPr>
        <w:rPr>
          <w:rFonts w:asciiTheme="minorHAnsi" w:hAnsiTheme="minorHAnsi" w:cstheme="minorHAnsi"/>
        </w:rPr>
      </w:pPr>
    </w:p>
    <w:p w14:paraId="1417C2CB" w14:textId="112EE8C3" w:rsidR="008C133D" w:rsidRDefault="00FD53E8" w:rsidP="00DE1170">
      <w:pPr>
        <w:pStyle w:val="Paragraphedeliste"/>
        <w:numPr>
          <w:ilvl w:val="0"/>
          <w:numId w:val="9"/>
        </w:numPr>
        <w:rPr>
          <w:rFonts w:asciiTheme="minorHAnsi" w:hAnsiTheme="minorHAnsi" w:cstheme="minorHAnsi"/>
        </w:rPr>
      </w:pPr>
      <w:r>
        <w:rPr>
          <w:rFonts w:asciiTheme="minorHAnsi" w:hAnsiTheme="minorHAnsi" w:cstheme="minorHAnsi"/>
        </w:rPr>
        <w:t>Être libre de tout engagement au jour de son embauche ;</w:t>
      </w:r>
    </w:p>
    <w:p w14:paraId="24C72D16" w14:textId="77777777" w:rsidR="004576D0" w:rsidRDefault="004576D0" w:rsidP="004576D0">
      <w:pPr>
        <w:pStyle w:val="Paragraphedeliste"/>
        <w:rPr>
          <w:rFonts w:asciiTheme="minorHAnsi" w:hAnsiTheme="minorHAnsi" w:cstheme="minorHAnsi"/>
        </w:rPr>
      </w:pPr>
    </w:p>
    <w:p w14:paraId="0F8D9493" w14:textId="08195CE5" w:rsidR="00DE1170" w:rsidRDefault="00DE1170" w:rsidP="00A45738">
      <w:pPr>
        <w:pStyle w:val="Paragraphedeliste"/>
        <w:numPr>
          <w:ilvl w:val="0"/>
          <w:numId w:val="9"/>
        </w:numPr>
        <w:jc w:val="both"/>
        <w:rPr>
          <w:rFonts w:asciiTheme="minorHAnsi" w:hAnsiTheme="minorHAnsi" w:cstheme="minorHAnsi"/>
        </w:rPr>
      </w:pPr>
      <w:r>
        <w:rPr>
          <w:rFonts w:asciiTheme="minorHAnsi" w:hAnsiTheme="minorHAnsi" w:cstheme="minorHAnsi"/>
        </w:rPr>
        <w:t>N’être liée par aucune clause de non-confidentialité contraire à la signature du présent contrat ;</w:t>
      </w:r>
    </w:p>
    <w:p w14:paraId="500D6C05" w14:textId="6435175D" w:rsidR="004576D0" w:rsidRPr="004576D0" w:rsidRDefault="004576D0" w:rsidP="00A45738">
      <w:pPr>
        <w:jc w:val="both"/>
        <w:rPr>
          <w:rFonts w:asciiTheme="minorHAnsi" w:hAnsiTheme="minorHAnsi" w:cstheme="minorHAnsi"/>
        </w:rPr>
      </w:pPr>
    </w:p>
    <w:p w14:paraId="1A2E8362" w14:textId="63CE2E23" w:rsidR="002E3976" w:rsidRDefault="002E3976" w:rsidP="00DE1170">
      <w:pPr>
        <w:pStyle w:val="Paragraphedeliste"/>
        <w:numPr>
          <w:ilvl w:val="0"/>
          <w:numId w:val="9"/>
        </w:numPr>
        <w:rPr>
          <w:rFonts w:asciiTheme="minorHAnsi" w:hAnsiTheme="minorHAnsi" w:cstheme="minorHAnsi"/>
        </w:rPr>
      </w:pPr>
      <w:r>
        <w:rPr>
          <w:rFonts w:asciiTheme="minorHAnsi" w:hAnsiTheme="minorHAnsi" w:cstheme="minorHAnsi"/>
        </w:rPr>
        <w:t>Avoir pris connaissance du règlement intérieur de la société ;</w:t>
      </w:r>
    </w:p>
    <w:p w14:paraId="77CCEF5F" w14:textId="6E87576B" w:rsidR="004576D0" w:rsidRPr="004576D0" w:rsidRDefault="004576D0" w:rsidP="004576D0">
      <w:pPr>
        <w:rPr>
          <w:rFonts w:asciiTheme="minorHAnsi" w:hAnsiTheme="minorHAnsi" w:cstheme="minorHAnsi"/>
        </w:rPr>
      </w:pPr>
    </w:p>
    <w:p w14:paraId="1BDFB517" w14:textId="6B37B869" w:rsidR="002E3976" w:rsidRDefault="002E3976" w:rsidP="00A45738">
      <w:pPr>
        <w:pStyle w:val="Paragraphedeliste"/>
        <w:numPr>
          <w:ilvl w:val="0"/>
          <w:numId w:val="9"/>
        </w:numPr>
        <w:jc w:val="both"/>
        <w:rPr>
          <w:rFonts w:asciiTheme="minorHAnsi" w:hAnsiTheme="minorHAnsi" w:cstheme="minorHAnsi"/>
        </w:rPr>
      </w:pPr>
      <w:r>
        <w:rPr>
          <w:rFonts w:asciiTheme="minorHAnsi" w:hAnsiTheme="minorHAnsi" w:cstheme="minorHAnsi"/>
        </w:rPr>
        <w:t>Avoir fourni des informations exactes et sincères sur ses qualifications, situations personnelle et professionnelle, tout fait entré dans le champ contractuel des parties et sur la base duquel elles ont décidés de conclure le présent contrat.</w:t>
      </w:r>
    </w:p>
    <w:p w14:paraId="4EC025E2" w14:textId="4E673A41" w:rsidR="002E3976" w:rsidRDefault="002E3976" w:rsidP="00A45738">
      <w:pPr>
        <w:jc w:val="both"/>
        <w:rPr>
          <w:rFonts w:asciiTheme="minorHAnsi" w:hAnsiTheme="minorHAnsi" w:cstheme="minorHAnsi"/>
        </w:rPr>
      </w:pPr>
    </w:p>
    <w:p w14:paraId="6932A734" w14:textId="437200E9" w:rsidR="002E3976" w:rsidRPr="005A1E42" w:rsidRDefault="002E3976" w:rsidP="002E3976">
      <w:pPr>
        <w:rPr>
          <w:rFonts w:asciiTheme="minorHAnsi" w:hAnsiTheme="minorHAnsi" w:cstheme="minorHAnsi"/>
          <w:b/>
        </w:rPr>
      </w:pPr>
      <w:r>
        <w:rPr>
          <w:rFonts w:asciiTheme="minorHAnsi" w:hAnsiTheme="minorHAnsi" w:cstheme="minorHAnsi"/>
          <w:b/>
          <w:color w:val="00B050"/>
        </w:rPr>
        <w:t>Article 1</w:t>
      </w:r>
      <w:r>
        <w:rPr>
          <w:rFonts w:asciiTheme="minorHAnsi" w:hAnsiTheme="minorHAnsi" w:cstheme="minorHAnsi"/>
          <w:b/>
          <w:color w:val="00B050"/>
          <w:vertAlign w:val="superscript"/>
        </w:rPr>
        <w:t>er</w:t>
      </w:r>
      <w:r>
        <w:rPr>
          <w:rFonts w:asciiTheme="minorHAnsi" w:hAnsiTheme="minorHAnsi" w:cstheme="minorHAnsi"/>
          <w:b/>
          <w:color w:val="00B050"/>
        </w:rPr>
        <w:t> : Textes légaux et réglementaires</w:t>
      </w:r>
    </w:p>
    <w:p w14:paraId="69AA0324" w14:textId="3A4765E1" w:rsidR="00024AF2" w:rsidRDefault="00024AF2" w:rsidP="005D20BF">
      <w:pPr>
        <w:rPr>
          <w:rFonts w:asciiTheme="minorHAnsi" w:hAnsiTheme="minorHAnsi" w:cstheme="minorHAnsi"/>
        </w:rPr>
      </w:pPr>
    </w:p>
    <w:p w14:paraId="69ED55B1" w14:textId="5A102818" w:rsidR="00DE1170" w:rsidRPr="002E3976" w:rsidRDefault="002E3976" w:rsidP="005D20BF">
      <w:pPr>
        <w:rPr>
          <w:rFonts w:asciiTheme="minorHAnsi" w:hAnsiTheme="minorHAnsi" w:cstheme="minorHAnsi"/>
        </w:rPr>
      </w:pPr>
      <w:r>
        <w:rPr>
          <w:rFonts w:asciiTheme="minorHAnsi" w:hAnsiTheme="minorHAnsi" w:cstheme="minorHAnsi"/>
        </w:rPr>
        <w:t>Les relations entre l’Employeur et l’Employé sont régies par :</w:t>
      </w:r>
    </w:p>
    <w:p w14:paraId="31635F37" w14:textId="0D91AB0D" w:rsidR="00DE1170" w:rsidRDefault="00DE1170" w:rsidP="005D20BF">
      <w:pPr>
        <w:rPr>
          <w:rFonts w:asciiTheme="minorHAnsi" w:hAnsiTheme="minorHAnsi" w:cstheme="minorHAnsi"/>
          <w:b/>
        </w:rPr>
      </w:pPr>
    </w:p>
    <w:p w14:paraId="17E6E1C9" w14:textId="451CAD10" w:rsidR="00DE1170" w:rsidRPr="002E3976" w:rsidRDefault="002E3976" w:rsidP="00A45738">
      <w:pPr>
        <w:jc w:val="both"/>
        <w:rPr>
          <w:rFonts w:asciiTheme="minorHAnsi" w:hAnsiTheme="minorHAnsi" w:cstheme="minorHAnsi"/>
        </w:rPr>
      </w:pPr>
      <w:r>
        <w:rPr>
          <w:rFonts w:asciiTheme="minorHAnsi" w:hAnsiTheme="minorHAnsi" w:cstheme="minorHAnsi"/>
        </w:rPr>
        <w:t>a) La loi n°2015-532 du 20 juillet 2015 portant Code du travail en Côte d’Ivoire, et des textes réglementaires pris pour son application ;</w:t>
      </w:r>
    </w:p>
    <w:p w14:paraId="6B383893" w14:textId="59319FBA" w:rsidR="00DE1170" w:rsidRDefault="00DE1170" w:rsidP="00A45738">
      <w:pPr>
        <w:jc w:val="both"/>
        <w:rPr>
          <w:rFonts w:asciiTheme="minorHAnsi" w:hAnsiTheme="minorHAnsi" w:cstheme="minorHAnsi"/>
        </w:rPr>
      </w:pPr>
    </w:p>
    <w:p w14:paraId="5FC98626" w14:textId="79186475" w:rsidR="004576D0" w:rsidRDefault="004576D0" w:rsidP="00A45738">
      <w:pPr>
        <w:jc w:val="both"/>
        <w:rPr>
          <w:rFonts w:asciiTheme="minorHAnsi" w:hAnsiTheme="minorHAnsi" w:cstheme="minorHAnsi"/>
        </w:rPr>
      </w:pPr>
      <w:r>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37D2D178" w14:textId="2DBAB0E7" w:rsidR="004576D0" w:rsidRDefault="004576D0" w:rsidP="00A45738">
      <w:pPr>
        <w:jc w:val="both"/>
        <w:rPr>
          <w:rFonts w:asciiTheme="minorHAnsi" w:hAnsiTheme="minorHAnsi" w:cstheme="minorHAnsi"/>
        </w:rPr>
      </w:pPr>
    </w:p>
    <w:p w14:paraId="6E214C41" w14:textId="63C76C15" w:rsidR="004576D0" w:rsidRDefault="004576D0" w:rsidP="005D20BF">
      <w:pPr>
        <w:rPr>
          <w:rFonts w:asciiTheme="minorHAnsi" w:hAnsiTheme="minorHAnsi" w:cstheme="minorHAnsi"/>
        </w:rPr>
      </w:pPr>
      <w:r>
        <w:rPr>
          <w:rFonts w:asciiTheme="minorHAnsi" w:hAnsiTheme="minorHAnsi" w:cstheme="minorHAnsi"/>
        </w:rPr>
        <w:t>c) Le Règlement Intérieur, le Code Ethique applicable au sein de la société ;</w:t>
      </w:r>
    </w:p>
    <w:p w14:paraId="748A59D0" w14:textId="7AA467E3" w:rsidR="004576D0" w:rsidRDefault="004576D0" w:rsidP="005D20BF">
      <w:pPr>
        <w:rPr>
          <w:rFonts w:asciiTheme="minorHAnsi" w:hAnsiTheme="minorHAnsi" w:cstheme="minorHAnsi"/>
        </w:rPr>
      </w:pPr>
    </w:p>
    <w:p w14:paraId="0C19A688" w14:textId="5D2CA407" w:rsidR="00024AF2" w:rsidRDefault="004576D0" w:rsidP="005D20BF">
      <w:pPr>
        <w:rPr>
          <w:rFonts w:asciiTheme="minorHAnsi" w:hAnsiTheme="minorHAnsi" w:cstheme="minorHAnsi"/>
        </w:rPr>
      </w:pPr>
      <w:r>
        <w:rPr>
          <w:rFonts w:asciiTheme="minorHAnsi" w:hAnsiTheme="minorHAnsi" w:cstheme="minorHAnsi"/>
        </w:rPr>
        <w:t>d) Le présent contrat de travail.</w:t>
      </w:r>
    </w:p>
    <w:p w14:paraId="6FD90A43" w14:textId="0BD7E8DD" w:rsidR="008C133D" w:rsidRDefault="008C133D" w:rsidP="005D20BF">
      <w:pPr>
        <w:rPr>
          <w:rFonts w:asciiTheme="minorHAnsi" w:hAnsiTheme="minorHAnsi" w:cstheme="minorHAnsi"/>
        </w:rPr>
      </w:pPr>
    </w:p>
    <w:p w14:paraId="5F28C886" w14:textId="46FE6647" w:rsidR="005858CE" w:rsidRPr="00773513" w:rsidRDefault="00165F84" w:rsidP="005858CE">
      <w:pPr>
        <w:rPr>
          <w:rFonts w:asciiTheme="minorHAnsi" w:hAnsiTheme="minorHAnsi" w:cstheme="minorHAnsi"/>
          <w:b/>
          <w:color w:val="009E60"/>
        </w:rPr>
      </w:pPr>
      <w:r>
        <w:rPr>
          <w:rFonts w:asciiTheme="minorHAnsi" w:hAnsiTheme="minorHAnsi" w:cstheme="minorHAnsi"/>
          <w:b/>
          <w:color w:val="009E60"/>
        </w:rPr>
        <w:t>Article 2 : Engagement  </w:t>
      </w:r>
    </w:p>
    <w:p w14:paraId="70F2EE89" w14:textId="77777777" w:rsidR="005858CE" w:rsidRDefault="005858CE" w:rsidP="005D20BF">
      <w:pPr>
        <w:rPr>
          <w:rFonts w:asciiTheme="minorHAnsi" w:hAnsiTheme="minorHAnsi" w:cstheme="minorHAnsi"/>
        </w:rPr>
      </w:pPr>
    </w:p>
    <w:p w14:paraId="021C6111" w14:textId="32016E67" w:rsidR="00A45738" w:rsidRDefault="004576D0" w:rsidP="005858CE">
      <w:pPr>
        <w:jc w:val="both"/>
        <w:rPr>
          <w:rFonts w:asciiTheme="minorHAnsi" w:hAnsiTheme="minorHAnsi" w:cstheme="minorHAnsi"/>
        </w:rPr>
      </w:pPr>
      <w:r>
        <w:rPr>
          <w:rFonts w:asciiTheme="minorHAnsi" w:hAnsiTheme="minorHAnsi" w:cstheme="minorHAnsi"/>
        </w:rPr>
        <w:t>L’Employeur engage l’Employé en qualité de [</w:t>
      </w:r>
      <w:r>
        <w:rPr>
          <w:rFonts w:asciiTheme="minorHAnsi" w:hAnsiTheme="minorHAnsi" w:cstheme="minorHAnsi"/>
          <w:color w:val="EE0000"/>
        </w:rPr>
        <w:t>Poste de Travail</w:t>
      </w:r>
      <w:r>
        <w:rPr>
          <w:rFonts w:asciiTheme="minorHAnsi" w:hAnsiTheme="minorHAnsi" w:cstheme="minorHAnsi"/>
        </w:rPr>
        <w:t>] pour servir à Abidjan.</w:t>
      </w:r>
    </w:p>
    <w:p w14:paraId="7E2C1974" w14:textId="77777777" w:rsidR="00A45738" w:rsidRDefault="00A45738" w:rsidP="005858CE">
      <w:pPr>
        <w:jc w:val="both"/>
        <w:rPr>
          <w:rFonts w:asciiTheme="minorHAnsi" w:hAnsiTheme="minorHAnsi" w:cstheme="minorHAnsi"/>
        </w:rPr>
      </w:pPr>
    </w:p>
    <w:p w14:paraId="092BF046" w14:textId="6A0CC7A1" w:rsidR="00A45738" w:rsidRPr="00DB6E74" w:rsidRDefault="00A45738" w:rsidP="005858CE">
      <w:pPr>
        <w:jc w:val="both"/>
        <w:rPr>
          <w:rFonts w:asciiTheme="minorHAnsi" w:hAnsiTheme="minorHAnsi" w:cstheme="minorHAnsi"/>
          <w:color w:val="FF0000"/>
        </w:rPr>
      </w:pPr>
      <w:r>
        <w:rPr>
          <w:rFonts w:asciiTheme="minorHAnsi" w:hAnsiTheme="minorHAnsi" w:cstheme="minorHAnsi"/>
          <w:color w:val="FF0000"/>
        </w:rPr>
        <w:t>L’Employeur, qui accepte, sous réserve de l’aptitude au travail proposé, sera confirmée par la visite médicale d’embauche préalable.</w:t>
      </w:r>
    </w:p>
    <w:p w14:paraId="1A9BD13A" w14:textId="77777777" w:rsidR="00A45738" w:rsidRDefault="00A45738" w:rsidP="005858CE">
      <w:pPr>
        <w:jc w:val="both"/>
        <w:rPr>
          <w:rFonts w:asciiTheme="minorHAnsi" w:hAnsiTheme="minorHAnsi" w:cstheme="minorHAnsi"/>
        </w:rPr>
      </w:pPr>
    </w:p>
    <w:p w14:paraId="365B9B29" w14:textId="32CE7B2B" w:rsidR="005858CE" w:rsidRDefault="00A45738" w:rsidP="005858CE">
      <w:pPr>
        <w:jc w:val="both"/>
        <w:rPr>
          <w:rFonts w:asciiTheme="minorHAnsi" w:hAnsiTheme="minorHAnsi" w:cstheme="minorHAnsi"/>
        </w:rPr>
      </w:pPr>
      <w:r>
        <w:rPr>
          <w:rFonts w:asciiTheme="minorHAnsi" w:hAnsiTheme="minorHAnsi" w:cstheme="minorHAnsi"/>
        </w:rPr>
        <w:t>A ce titre, il est hiérarchiquement rattaché à Erwan PAUL, Gérant</w:t>
      </w:r>
      <w:r>
        <w:rPr>
          <w:rFonts w:asciiTheme="minorHAnsi" w:hAnsiTheme="minorHAnsi" w:cstheme="minorHAnsi"/>
          <w:color w:val="EE0000"/>
        </w:rPr>
        <w:t xml:space="preserve"> </w:t>
      </w:r>
      <w:r>
        <w:rPr>
          <w:rFonts w:asciiTheme="minorHAnsi" w:hAnsiTheme="minorHAnsi" w:cstheme="minorHAnsi"/>
        </w:rPr>
        <w:t xml:space="preserve">de la société. Il déclare également accepter les tâches et responsabilités attachées à ses fonctions et telles que annexées au présent contrat de travail. </w:t>
      </w:r>
    </w:p>
    <w:p w14:paraId="002CCBA9" w14:textId="518DD5AE" w:rsidR="005858CE" w:rsidRDefault="005858CE" w:rsidP="005858CE">
      <w:pPr>
        <w:jc w:val="both"/>
        <w:rPr>
          <w:rFonts w:asciiTheme="minorHAnsi" w:hAnsiTheme="minorHAnsi" w:cstheme="minorHAnsi"/>
        </w:rPr>
      </w:pPr>
    </w:p>
    <w:p w14:paraId="7E9E08ED" w14:textId="7B6FC020" w:rsidR="006E2ECA" w:rsidRPr="006E2ECA" w:rsidRDefault="0025208A" w:rsidP="006E2ECA">
      <w:pPr>
        <w:rPr>
          <w:rFonts w:asciiTheme="minorHAnsi" w:hAnsiTheme="minorHAnsi" w:cstheme="minorHAnsi"/>
          <w:b/>
          <w:color w:val="009E60"/>
        </w:rPr>
      </w:pPr>
      <w:r>
        <w:rPr>
          <w:rFonts w:asciiTheme="minorHAnsi" w:hAnsiTheme="minorHAnsi" w:cstheme="minorHAnsi"/>
          <w:b/>
          <w:color w:val="009E60"/>
        </w:rPr>
        <w:t>Article 3 : Classement du Travailleur</w:t>
      </w:r>
    </w:p>
    <w:p w14:paraId="0C63CA52" w14:textId="77777777" w:rsidR="006E2ECA" w:rsidRDefault="006E2ECA" w:rsidP="005858CE">
      <w:pPr>
        <w:jc w:val="both"/>
        <w:rPr>
          <w:rFonts w:asciiTheme="minorHAnsi" w:hAnsiTheme="minorHAnsi" w:cstheme="minorHAnsi"/>
        </w:rPr>
      </w:pPr>
    </w:p>
    <w:p w14:paraId="34619686" w14:textId="414E4EE4" w:rsidR="005858CE" w:rsidRDefault="0025208A" w:rsidP="005858CE">
      <w:pPr>
        <w:jc w:val="both"/>
        <w:rPr>
          <w:rFonts w:asciiTheme="minorHAnsi" w:hAnsiTheme="minorHAnsi" w:cstheme="minorHAnsi"/>
        </w:rPr>
      </w:pPr>
      <w:r>
        <w:rPr>
          <w:rFonts w:asciiTheme="minorHAnsi" w:hAnsiTheme="minorHAnsi" w:cstheme="minorHAnsi"/>
        </w:rPr>
        <w:t xml:space="preserve">L’Employé est classé dans la catégorie </w:t>
      </w:r>
      <w:r>
        <w:rPr>
          <w:rFonts w:asciiTheme="minorHAnsi" w:hAnsiTheme="minorHAnsi" w:cstheme="minorHAnsi"/>
          <w:color w:val="EE0000"/>
        </w:rPr>
        <w:t xml:space="preserve">[A compléter] </w:t>
      </w:r>
      <w:r>
        <w:rPr>
          <w:rFonts w:asciiTheme="minorHAnsi" w:hAnsiTheme="minorHAnsi" w:cstheme="minorHAnsi"/>
        </w:rPr>
        <w:t xml:space="preserve">de la Convention Collective Interprofessionnelle du secteur BTP et Activités connexes. </w:t>
      </w:r>
    </w:p>
    <w:p w14:paraId="55A942D1" w14:textId="1E4E4C61" w:rsidR="000D2521" w:rsidRDefault="000D2521" w:rsidP="005858CE">
      <w:pPr>
        <w:jc w:val="both"/>
        <w:rPr>
          <w:rFonts w:asciiTheme="minorHAnsi" w:hAnsiTheme="minorHAnsi" w:cstheme="minorHAnsi"/>
        </w:rPr>
      </w:pPr>
    </w:p>
    <w:p w14:paraId="3CD4F6B0" w14:textId="5108826C" w:rsidR="009C3885" w:rsidRDefault="009C3885" w:rsidP="005858CE">
      <w:pPr>
        <w:jc w:val="both"/>
        <w:rPr>
          <w:rFonts w:asciiTheme="minorHAnsi" w:hAnsiTheme="minorHAnsi" w:cstheme="minorHAnsi"/>
        </w:rPr>
      </w:pPr>
    </w:p>
    <w:p w14:paraId="45B293C3" w14:textId="7DF20619" w:rsidR="007D146F" w:rsidRPr="00773513" w:rsidRDefault="0025208A" w:rsidP="007D146F">
      <w:pPr>
        <w:rPr>
          <w:rFonts w:asciiTheme="minorHAnsi" w:hAnsiTheme="minorHAnsi" w:cstheme="minorHAnsi"/>
          <w:b/>
          <w:color w:val="009E60"/>
        </w:rPr>
      </w:pPr>
      <w:r>
        <w:rPr>
          <w:rFonts w:asciiTheme="minorHAnsi" w:hAnsiTheme="minorHAnsi" w:cstheme="minorHAnsi"/>
          <w:b/>
          <w:color w:val="009E60"/>
        </w:rPr>
        <w:t>Article 4 : Exclusivité</w:t>
      </w:r>
      <w:r>
        <w:rPr>
          <w:rFonts w:asciiTheme="minorHAnsi" w:hAnsiTheme="minorHAnsi" w:cstheme="minorHAnsi"/>
          <w:b/>
          <w:color w:val="009E60"/>
          <w:u w:val="single"/>
        </w:rPr>
        <w:t> </w:t>
      </w:r>
    </w:p>
    <w:p w14:paraId="4E8043D2" w14:textId="181A4257" w:rsidR="009C3885" w:rsidRDefault="009C3885" w:rsidP="005858CE">
      <w:pPr>
        <w:jc w:val="both"/>
        <w:rPr>
          <w:rFonts w:asciiTheme="minorHAnsi" w:hAnsiTheme="minorHAnsi" w:cstheme="minorHAnsi"/>
        </w:rPr>
      </w:pPr>
    </w:p>
    <w:p w14:paraId="03D6D86C" w14:textId="2966177D" w:rsidR="00F83D98" w:rsidRDefault="0025208A" w:rsidP="000D393C">
      <w:pPr>
        <w:jc w:val="both"/>
        <w:rPr>
          <w:rFonts w:asciiTheme="minorHAnsi" w:hAnsiTheme="minorHAnsi" w:cstheme="minorHAnsi"/>
        </w:rPr>
      </w:pPr>
      <w:r>
        <w:rPr>
          <w:rFonts w:asciiTheme="minorHAnsi" w:hAnsiTheme="minorHAnsi" w:cstheme="minorHAnsi"/>
        </w:rPr>
        <w:lastRenderedPageBreak/>
        <w:t>L’Employé, devra pendant les heures de travail, consacrer tout son temps et toute son activité exclusivement et intégralement au service de l’Employeur, et ne pourra, pendant toute la durée du présent contrat, sans l’accord préalable et exprès de l’Employeur, exercer une autre activité professionnelle de quelque nature qu’elle soit, rémunérée ou non, pour son propre compte ou pour celui d’un tiers.</w:t>
      </w:r>
    </w:p>
    <w:p w14:paraId="536456B9" w14:textId="77777777" w:rsidR="00F83D98" w:rsidRPr="005D20BF" w:rsidRDefault="00F83D98" w:rsidP="000D393C">
      <w:pPr>
        <w:jc w:val="both"/>
        <w:rPr>
          <w:rFonts w:asciiTheme="minorHAnsi" w:hAnsiTheme="minorHAnsi" w:cstheme="minorHAnsi"/>
        </w:rPr>
      </w:pPr>
    </w:p>
    <w:p w14:paraId="35752523" w14:textId="2486568F" w:rsidR="005D20BF" w:rsidRDefault="00251469" w:rsidP="000D393C">
      <w:pPr>
        <w:jc w:val="both"/>
        <w:rPr>
          <w:rFonts w:asciiTheme="minorHAnsi" w:hAnsiTheme="minorHAnsi" w:cstheme="minorHAnsi"/>
          <w:b/>
          <w:color w:val="009E60"/>
        </w:rPr>
      </w:pPr>
      <w:r>
        <w:rPr>
          <w:rFonts w:asciiTheme="minorHAnsi" w:hAnsiTheme="minorHAnsi" w:cstheme="minorHAnsi"/>
          <w:b/>
          <w:color w:val="009E60"/>
        </w:rPr>
        <w:t>Article 5 : Clause de mobilité</w:t>
      </w:r>
    </w:p>
    <w:p w14:paraId="609D789A" w14:textId="77777777" w:rsidR="00251469" w:rsidRDefault="00251469" w:rsidP="000D393C">
      <w:pPr>
        <w:jc w:val="both"/>
        <w:rPr>
          <w:rFonts w:asciiTheme="minorHAnsi" w:hAnsiTheme="minorHAnsi" w:cstheme="minorHAnsi"/>
          <w:b/>
          <w:color w:val="009E60"/>
        </w:rPr>
      </w:pPr>
    </w:p>
    <w:p w14:paraId="06A6807B" w14:textId="77777777" w:rsidR="00251469" w:rsidRDefault="001012A4" w:rsidP="000D393C">
      <w:pPr>
        <w:jc w:val="both"/>
        <w:rPr>
          <w:rFonts w:asciiTheme="minorHAnsi" w:hAnsiTheme="minorHAnsi" w:cstheme="minorHAnsi"/>
        </w:rPr>
      </w:pPr>
      <w:r>
        <w:rPr>
          <w:rFonts w:asciiTheme="minorHAnsi" w:hAnsiTheme="minorHAnsi" w:cstheme="minorHAnsi"/>
        </w:rPr>
        <w:t>L’Employé exercera ses fonctions en tout lieu où l’Employeur jugera bon de l’affecter, considération prise des nécessités dont l’Employeur se réserve le droit, sous réserve des dispositions du Code du Travail et de la Convention Collective.</w:t>
      </w:r>
    </w:p>
    <w:p w14:paraId="32AAED50" w14:textId="068CFC33" w:rsidR="002138C8" w:rsidRPr="005D20BF" w:rsidRDefault="001012A4" w:rsidP="00251469">
      <w:pPr>
        <w:jc w:val="both"/>
        <w:rPr>
          <w:rFonts w:asciiTheme="minorHAnsi" w:hAnsiTheme="minorHAnsi" w:cstheme="minorHAnsi"/>
        </w:rPr>
      </w:pPr>
      <w:r>
        <w:rPr>
          <w:rFonts w:asciiTheme="minorHAnsi" w:hAnsiTheme="minorHAnsi" w:cstheme="minorHAnsi"/>
        </w:rPr>
        <w:t xml:space="preserve"> </w:t>
      </w:r>
    </w:p>
    <w:p w14:paraId="5BE9030F" w14:textId="5695B917" w:rsidR="005D20BF" w:rsidRDefault="00251469" w:rsidP="005D20BF">
      <w:pPr>
        <w:rPr>
          <w:rFonts w:asciiTheme="minorHAnsi" w:hAnsiTheme="minorHAnsi" w:cstheme="minorHAnsi"/>
          <w:color w:val="009E60"/>
        </w:rPr>
      </w:pPr>
      <w:r>
        <w:rPr>
          <w:rFonts w:asciiTheme="minorHAnsi" w:hAnsiTheme="minorHAnsi" w:cstheme="minorHAnsi"/>
          <w:b/>
          <w:color w:val="009E60"/>
        </w:rPr>
        <w:t>Article 6 : Date d’effet et durée</w:t>
      </w:r>
      <w:r>
        <w:rPr>
          <w:rFonts w:asciiTheme="minorHAnsi" w:hAnsiTheme="minorHAnsi" w:cstheme="minorHAnsi"/>
          <w:color w:val="009E60"/>
        </w:rPr>
        <w:t xml:space="preserve"> </w:t>
      </w:r>
    </w:p>
    <w:p w14:paraId="090F1C62" w14:textId="77777777" w:rsidR="001E36CF" w:rsidRPr="00773513" w:rsidRDefault="001E36CF" w:rsidP="005D20BF">
      <w:pPr>
        <w:rPr>
          <w:rFonts w:asciiTheme="minorHAnsi" w:hAnsiTheme="minorHAnsi" w:cstheme="minorHAnsi"/>
          <w:color w:val="009E60"/>
        </w:rPr>
      </w:pPr>
    </w:p>
    <w:p w14:paraId="4D9D1F68" w14:textId="77777777" w:rsidR="00E64FB7" w:rsidRDefault="004C4A84" w:rsidP="005647A4">
      <w:pPr>
        <w:jc w:val="both"/>
        <w:rPr>
          <w:rFonts w:asciiTheme="minorHAnsi" w:hAnsiTheme="minorHAnsi" w:cstheme="minorHAnsi"/>
        </w:rPr>
      </w:pPr>
      <w:r>
        <w:rPr>
          <w:rFonts w:asciiTheme="minorHAnsi" w:hAnsiTheme="minorHAnsi" w:cstheme="minorHAnsi"/>
        </w:rPr>
        <w:t xml:space="preserve">Le présent contrat qui est à durée déterminée prend effet à compter du </w:t>
      </w:r>
      <w:r>
        <w:rPr>
          <w:rFonts w:asciiTheme="minorHAnsi" w:hAnsiTheme="minorHAnsi" w:cstheme="minorHAnsi"/>
          <w:color w:val="EE0000"/>
        </w:rPr>
        <w:t xml:space="preserve">[A compléter] </w:t>
      </w:r>
      <w:r>
        <w:rPr>
          <w:rFonts w:asciiTheme="minorHAnsi" w:hAnsiTheme="minorHAnsi" w:cstheme="minorHAnsi"/>
        </w:rPr>
        <w:t xml:space="preserve">et pour une </w:t>
      </w:r>
      <w:r>
        <w:rPr>
          <w:rFonts w:asciiTheme="minorHAnsi" w:hAnsiTheme="minorHAnsi" w:cstheme="minorHAnsi"/>
          <w:color w:val="FF0000"/>
        </w:rPr>
        <w:t>durée de 1 mois</w:t>
      </w:r>
      <w:r>
        <w:rPr>
          <w:rFonts w:asciiTheme="minorHAnsi" w:hAnsiTheme="minorHAnsi" w:cstheme="minorHAnsi"/>
        </w:rPr>
        <w:t xml:space="preserve">. </w:t>
      </w:r>
    </w:p>
    <w:p w14:paraId="2E82AF76" w14:textId="75C2CF71" w:rsidR="005D20BF" w:rsidRDefault="00C01421" w:rsidP="005647A4">
      <w:pPr>
        <w:jc w:val="both"/>
        <w:rPr>
          <w:rFonts w:asciiTheme="minorHAnsi" w:hAnsiTheme="minorHAnsi" w:cstheme="minorHAnsi"/>
        </w:rPr>
      </w:pPr>
      <w:del w:id="201" w:author="AT225" w:date="2026-06-15T00:00:00Z">
        <w:r>
          <w:rPr>
            <w:rFonts w:asciiTheme="minorHAnsi" w:hAnsiTheme="minorHAnsi" w:cstheme="minorHAnsi"/>
          </w:rPr>
          <w:delText xml:space="preserve">Le contrat sera reconduit tacitement de la même période sauf notification contraire.</w:delText>
        </w:r>
      </w:del>
      <w:ins w:id="202" w:author="AT225" w:date="2026-06-15T00:00:00Z">
        <w:r>
          <w:rPr>
            <w:rFonts w:asciiTheme="minorHAnsi" w:hAnsiTheme="minorHAnsi" w:cstheme="minorHAnsi"/>
          </w:rPr>
          <w:t xml:space="preserve">Le renouvellement éventuel du présent contrat à son terme ne pourra intervenir que par la signature expresse d'un nouvel acte écrit entre les parties. Aucune tacite reconduction ne saurait transformer le présent contrat à durée déterminée en contrat à durée indéterminée. Passé le terme convenu, et en l'absence de nouveau contrat signé, le présent contrat prendra fin de plein droit.</w:t>
        </w:r>
      </w:ins>
    </w:p>
    <w:p w14:paraId="1EA03686" w14:textId="77777777" w:rsidR="005454F0" w:rsidRDefault="005454F0" w:rsidP="005647A4">
      <w:pPr>
        <w:jc w:val="both"/>
        <w:rPr>
          <w:rFonts w:asciiTheme="minorHAnsi" w:hAnsiTheme="minorHAnsi" w:cstheme="minorHAnsi"/>
        </w:rPr>
      </w:pPr>
    </w:p>
    <w:p w14:paraId="451A9ACF" w14:textId="4C28D2AE" w:rsidR="005454F0" w:rsidRPr="005454F0" w:rsidRDefault="00E64FB7" w:rsidP="005454F0">
      <w:pPr>
        <w:jc w:val="both"/>
        <w:rPr>
          <w:rFonts w:asciiTheme="minorHAnsi" w:hAnsiTheme="minorHAnsi" w:cstheme="minorHAnsi"/>
        </w:rPr>
      </w:pPr>
      <w:r>
        <w:rPr>
          <w:rFonts w:asciiTheme="minorHAnsi" w:hAnsiTheme="minorHAnsi" w:cstheme="minorHAnsi"/>
        </w:rPr>
        <w:t xml:space="preserve">Selon l’article 13 et 14 de la convention collective interprofessionnelle, l’engagement de </w:t>
      </w:r>
      <w:r>
        <w:rPr>
          <w:rFonts w:asciiTheme="minorHAnsi" w:hAnsiTheme="minorHAnsi" w:cstheme="minorHAnsi"/>
          <w:color w:val="FF0000"/>
        </w:rPr>
        <w:t xml:space="preserve">PRÉNOM NOM </w:t>
      </w:r>
      <w:r>
        <w:rPr>
          <w:rFonts w:asciiTheme="minorHAnsi" w:hAnsiTheme="minorHAnsi" w:cstheme="minorHAnsi"/>
        </w:rPr>
        <w:t xml:space="preserve">ne deviendra définitif qu’à l’issue d’une période d’essai de </w:t>
      </w:r>
      <w:r>
        <w:rPr>
          <w:rFonts w:asciiTheme="minorHAnsi" w:hAnsiTheme="minorHAnsi" w:cstheme="minorHAnsi"/>
          <w:color w:val="FF0000"/>
        </w:rPr>
        <w:t>X mois</w:t>
      </w:r>
      <w:r>
        <w:rPr>
          <w:rFonts w:asciiTheme="minorHAnsi" w:hAnsiTheme="minorHAnsi" w:cstheme="minorHAnsi"/>
        </w:rPr>
        <w:t>.</w:t>
      </w:r>
    </w:p>
    <w:p w14:paraId="23B81AE5" w14:textId="77777777" w:rsidR="00E64FB7" w:rsidRDefault="00E64FB7" w:rsidP="00E64FB7">
      <w:pPr>
        <w:jc w:val="both"/>
        <w:rPr>
          <w:rFonts w:asciiTheme="minorHAnsi" w:hAnsiTheme="minorHAnsi" w:cstheme="minorHAnsi"/>
        </w:rPr>
      </w:pPr>
    </w:p>
    <w:p w14:paraId="50A27D4B" w14:textId="6DEDBCB2"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- 8 jours pour les travailleurs payés à l’heure </w:t>
      </w:r>
    </w:p>
    <w:p w14:paraId="04AD979E" w14:textId="1E277C32"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- 1 Mois pour les travailleurs payés au mois </w:t>
      </w:r>
    </w:p>
    <w:p w14:paraId="129E350F" w14:textId="68EC9310"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- 2 Mois pour les travailleurs agents de maîtrise, techniciens et assimilés </w:t>
      </w:r>
    </w:p>
    <w:p w14:paraId="5A663DD0"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- 3 Mois pour les ingénieurs, cadres et assimilés</w:t>
      </w:r>
    </w:p>
    <w:p w14:paraId="1F5E4BB3" w14:textId="4B360CC1"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- 6 Mois pour les cadres supérieurs</w:t>
      </w:r>
    </w:p>
    <w:p w14:paraId="15DE9431" w14:textId="77777777" w:rsidR="00E64FB7" w:rsidRPr="00E64FB7" w:rsidRDefault="00E64FB7" w:rsidP="00E64FB7">
      <w:pPr>
        <w:jc w:val="both"/>
        <w:rPr>
          <w:rFonts w:asciiTheme="minorHAnsi" w:hAnsiTheme="minorHAnsi" w:cstheme="minorHAnsi"/>
          <w:i/>
          <w:iCs/>
          <w:highlight w:val="cyan"/>
        </w:rPr>
      </w:pPr>
    </w:p>
    <w:p w14:paraId="013F9448"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Si le travailleur est astreint à une période d’essai égale ou supérieure à 2 mois, le renouvellement de cette période doit lui être notifié par écrit avant la fin de ladite période d’essai dans les conditions suivantes : </w:t>
      </w:r>
    </w:p>
    <w:p w14:paraId="7F284F57"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- 8 jours avant la fin de la période d’essai de 2 mois,</w:t>
      </w:r>
    </w:p>
    <w:p w14:paraId="4878BDDC"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w:t>
      </w:r>
      <w:r>
        <w:rPr>
          <w:rFonts w:ascii="Segoe UI Symbol" w:hAnsi="Segoe UI Symbol" w:cs="Segoe UI Symbol"/>
          <w:i/>
          <w:iCs/>
          <w:highlight w:val="cyan"/>
        </w:rPr>
        <w:t>⁠</w:t>
      </w:r>
      <w:r>
        <w:rPr>
          <w:rFonts w:asciiTheme="minorHAnsi" w:hAnsiTheme="minorHAnsi" w:cstheme="minorHAnsi"/>
          <w:i/>
          <w:iCs/>
          <w:highlight w:val="cyan"/>
        </w:rPr>
        <w:t>15 jours pour la p</w:t>
      </w:r>
      <w:r>
        <w:rPr>
          <w:rFonts w:ascii="Calibri" w:hAnsi="Calibri" w:cs="Calibri"/>
          <w:i/>
          <w:iCs/>
          <w:highlight w:val="cyan"/>
        </w:rPr>
        <w:t>é</w:t>
      </w:r>
      <w:r>
        <w:rPr>
          <w:rFonts w:asciiTheme="minorHAnsi" w:hAnsiTheme="minorHAnsi" w:cstheme="minorHAnsi"/>
          <w:i/>
          <w:iCs/>
          <w:highlight w:val="cyan"/>
        </w:rPr>
        <w:t>riode d</w:t>
      </w:r>
      <w:r>
        <w:rPr>
          <w:rFonts w:ascii="Calibri" w:hAnsi="Calibri" w:cs="Calibri"/>
          <w:i/>
          <w:iCs/>
          <w:highlight w:val="cyan"/>
        </w:rPr>
        <w:t>’</w:t>
      </w:r>
      <w:r>
        <w:rPr>
          <w:rFonts w:asciiTheme="minorHAnsi" w:hAnsiTheme="minorHAnsi" w:cstheme="minorHAnsi"/>
          <w:i/>
          <w:iCs/>
          <w:highlight w:val="cyan"/>
        </w:rPr>
        <w:t xml:space="preserve">essai de 3 mois </w:t>
      </w:r>
    </w:p>
    <w:p w14:paraId="5A5776CD" w14:textId="5B186CAC" w:rsidR="00E64FB7" w:rsidRPr="00E64FB7" w:rsidRDefault="00E64FB7" w:rsidP="00E64FB7">
      <w:pPr>
        <w:jc w:val="both"/>
        <w:rPr>
          <w:rFonts w:asciiTheme="minorHAnsi" w:hAnsiTheme="minorHAnsi" w:cstheme="minorHAnsi"/>
          <w:i/>
          <w:iCs/>
        </w:rPr>
      </w:pPr>
      <w:r>
        <w:rPr>
          <w:rFonts w:asciiTheme="minorHAnsi" w:hAnsiTheme="minorHAnsi" w:cstheme="minorHAnsi"/>
          <w:i/>
          <w:iCs/>
          <w:highlight w:val="cyan"/>
        </w:rPr>
        <w:t xml:space="preserve">- </w:t>
      </w:r>
      <w:r>
        <w:rPr>
          <w:rFonts w:ascii="Segoe UI Symbol" w:hAnsi="Segoe UI Symbol" w:cs="Segoe UI Symbol"/>
          <w:i/>
          <w:iCs/>
          <w:highlight w:val="cyan"/>
        </w:rPr>
        <w:t>⁠</w:t>
      </w:r>
      <w:r>
        <w:rPr>
          <w:rFonts w:asciiTheme="minorHAnsi" w:hAnsiTheme="minorHAnsi" w:cstheme="minorHAnsi"/>
          <w:i/>
          <w:iCs/>
          <w:highlight w:val="cyan"/>
        </w:rPr>
        <w:t>1 mois pour la p</w:t>
      </w:r>
      <w:r>
        <w:rPr>
          <w:rFonts w:ascii="Calibri" w:hAnsi="Calibri" w:cs="Calibri"/>
          <w:i/>
          <w:iCs/>
          <w:highlight w:val="cyan"/>
        </w:rPr>
        <w:t>é</w:t>
      </w:r>
      <w:r>
        <w:rPr>
          <w:rFonts w:asciiTheme="minorHAnsi" w:hAnsiTheme="minorHAnsi" w:cstheme="minorHAnsi"/>
          <w:i/>
          <w:iCs/>
          <w:highlight w:val="cyan"/>
        </w:rPr>
        <w:t>riode d</w:t>
      </w:r>
      <w:r>
        <w:rPr>
          <w:rFonts w:ascii="Calibri" w:hAnsi="Calibri" w:cs="Calibri"/>
          <w:i/>
          <w:iCs/>
          <w:highlight w:val="cyan"/>
        </w:rPr>
        <w:t>’</w:t>
      </w:r>
      <w:r>
        <w:rPr>
          <w:rFonts w:asciiTheme="minorHAnsi" w:hAnsiTheme="minorHAnsi" w:cstheme="minorHAnsi"/>
          <w:i/>
          <w:iCs/>
          <w:highlight w:val="cyan"/>
        </w:rPr>
        <w:t>essai de 6mois</w:t>
      </w:r>
    </w:p>
    <w:p w14:paraId="5A0A8E7E" w14:textId="620969AA" w:rsidR="00E64FB7" w:rsidRDefault="00E64FB7" w:rsidP="005454F0">
      <w:pPr>
        <w:jc w:val="both"/>
        <w:rPr>
          <w:rFonts w:asciiTheme="minorHAnsi" w:hAnsiTheme="minorHAnsi" w:cstheme="minorHAnsi"/>
        </w:rPr>
      </w:pPr>
      <w:r>
        <w:rPr>
          <w:rFonts w:asciiTheme="minorHAnsi" w:hAnsiTheme="minorHAnsi" w:cstheme="minorHAnsi"/>
        </w:rPr>
        <w:t xml:space="preserve"> </w:t>
      </w:r>
    </w:p>
    <w:p w14:paraId="28B1C820" w14:textId="016A48C4" w:rsidR="005454F0" w:rsidRPr="005454F0" w:rsidRDefault="005454F0" w:rsidP="005454F0">
      <w:pPr>
        <w:jc w:val="both"/>
        <w:rPr>
          <w:rFonts w:asciiTheme="minorHAnsi" w:hAnsiTheme="minorHAnsi" w:cstheme="minorHAnsi"/>
        </w:rPr>
      </w:pPr>
      <w:r>
        <w:rPr>
          <w:rFonts w:asciiTheme="minorHAnsi" w:hAnsiTheme="minorHAnsi" w:cstheme="minorHAnsi"/>
        </w:rPr>
        <w:t>Si le renouvellement est possible. La période d’essai, conformément aux dispositions de la convention collective applicable, est renouvelable une fois pour la même durée.</w:t>
      </w:r>
    </w:p>
    <w:p w14:paraId="08487CDB" w14:textId="77777777" w:rsidR="00E64FB7" w:rsidRDefault="00E64FB7" w:rsidP="005454F0">
      <w:pPr>
        <w:jc w:val="both"/>
        <w:rPr>
          <w:rFonts w:asciiTheme="minorHAnsi" w:hAnsiTheme="minorHAnsi" w:cstheme="minorHAnsi"/>
        </w:rPr>
      </w:pPr>
    </w:p>
    <w:p w14:paraId="47572DB2" w14:textId="0528C634" w:rsidR="005454F0" w:rsidRPr="005454F0" w:rsidRDefault="005454F0" w:rsidP="005454F0">
      <w:pPr>
        <w:jc w:val="both"/>
        <w:rPr>
          <w:rFonts w:asciiTheme="minorHAnsi" w:hAnsiTheme="minorHAnsi" w:cstheme="minorHAnsi"/>
        </w:rPr>
      </w:pPr>
      <w:r>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435808A0" w14:textId="77777777" w:rsidR="00E64FB7" w:rsidRDefault="00E64FB7" w:rsidP="005454F0">
      <w:pPr>
        <w:jc w:val="both"/>
        <w:rPr>
          <w:rFonts w:asciiTheme="minorHAnsi" w:hAnsiTheme="minorHAnsi" w:cstheme="minorHAnsi"/>
        </w:rPr>
      </w:pPr>
    </w:p>
    <w:p w14:paraId="74871958" w14:textId="234FB60C" w:rsidR="005454F0" w:rsidRDefault="005454F0" w:rsidP="005454F0">
      <w:pPr>
        <w:jc w:val="both"/>
        <w:rPr>
          <w:rFonts w:asciiTheme="minorHAnsi" w:hAnsiTheme="minorHAnsi" w:cstheme="minorHAnsi"/>
        </w:rPr>
      </w:pPr>
      <w:r>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42AEA402" w14:textId="40D6B4CC" w:rsidR="002138C8" w:rsidRDefault="002138C8" w:rsidP="005647A4">
      <w:pPr>
        <w:jc w:val="both"/>
        <w:rPr>
          <w:rFonts w:asciiTheme="minorHAnsi" w:hAnsiTheme="minorHAnsi" w:cstheme="minorHAnsi"/>
        </w:rPr>
      </w:pPr>
    </w:p>
    <w:p w14:paraId="35665A3D" w14:textId="5EBF98FF" w:rsidR="002138C8" w:rsidRDefault="004C4A84" w:rsidP="002138C8">
      <w:pPr>
        <w:rPr>
          <w:rFonts w:asciiTheme="minorHAnsi" w:hAnsiTheme="minorHAnsi" w:cstheme="minorHAnsi"/>
          <w:color w:val="009E60"/>
        </w:rPr>
      </w:pPr>
      <w:r>
        <w:rPr>
          <w:rFonts w:asciiTheme="minorHAnsi" w:hAnsiTheme="minorHAnsi" w:cstheme="minorHAnsi"/>
          <w:b/>
          <w:color w:val="009E60"/>
        </w:rPr>
        <w:t xml:space="preserve">Article 7 : Heures de travail </w:t>
      </w:r>
    </w:p>
    <w:p w14:paraId="07E2C84F" w14:textId="77777777" w:rsidR="002138C8" w:rsidRPr="005647A4" w:rsidRDefault="002138C8" w:rsidP="005647A4">
      <w:pPr>
        <w:jc w:val="both"/>
        <w:rPr>
          <w:rFonts w:asciiTheme="minorHAnsi" w:hAnsiTheme="minorHAnsi" w:cstheme="minorHAnsi"/>
        </w:rPr>
      </w:pPr>
    </w:p>
    <w:p w14:paraId="6DB7CE58" w14:textId="77777777" w:rsidR="00283ABF" w:rsidRDefault="00283ABF" w:rsidP="00283ABF">
      <w:pPr>
        <w:jc w:val="both"/>
        <w:rPr>
          <w:rFonts w:asciiTheme="minorHAnsi" w:hAnsiTheme="minorHAnsi" w:cstheme="minorHAnsi"/>
        </w:rPr>
      </w:pPr>
      <w:r>
        <w:rPr>
          <w:rFonts w:asciiTheme="minorHAnsi" w:hAnsiTheme="minorHAnsi" w:cstheme="minorHAnsi"/>
        </w:rPr>
        <w:lastRenderedPageBreak/>
        <w:t>L’Employé sera soumis à une durée de travail hebdomadaire de</w:t>
      </w:r>
      <w:r>
        <w:rPr>
          <w:rFonts w:asciiTheme="minorHAnsi" w:hAnsiTheme="minorHAnsi" w:cstheme="minorHAnsi"/>
          <w:color w:val="FF0000"/>
        </w:rPr>
        <w:t xml:space="preserve"> </w:t>
      </w:r>
      <w:r>
        <w:rPr>
          <w:rFonts w:asciiTheme="minorHAnsi" w:hAnsiTheme="minorHAnsi" w:cstheme="minorHAnsi"/>
          <w:color w:val="EE0000"/>
        </w:rPr>
        <w:t>40</w:t>
      </w:r>
      <w:r>
        <w:rPr>
          <w:rFonts w:asciiTheme="minorHAnsi" w:hAnsiTheme="minorHAnsi" w:cstheme="minorHAnsi"/>
          <w:color w:val="FF0000"/>
        </w:rPr>
        <w:t xml:space="preserve"> </w:t>
      </w:r>
      <w:r>
        <w:rPr>
          <w:rFonts w:asciiTheme="minorHAnsi" w:hAnsiTheme="minorHAnsi" w:cstheme="minorHAnsi"/>
          <w:color w:val="EE0000"/>
        </w:rPr>
        <w:t>heures</w:t>
      </w:r>
      <w:r>
        <w:rPr>
          <w:rFonts w:asciiTheme="minorHAnsi" w:hAnsiTheme="minorHAnsi" w:cstheme="minorHAnsi"/>
          <w:color w:val="FF0000"/>
        </w:rPr>
        <w:t xml:space="preserve"> </w:t>
      </w:r>
      <w:r>
        <w:rPr>
          <w:rFonts w:asciiTheme="minorHAnsi" w:hAnsiTheme="minorHAnsi" w:cstheme="minorHAnsi"/>
        </w:rPr>
        <w:t>conformément à la réglementation applicable en Côte d’Ivoire.</w:t>
      </w:r>
    </w:p>
    <w:p w14:paraId="5D5AA2FB" w14:textId="77777777" w:rsidR="00283ABF" w:rsidRDefault="00283ABF" w:rsidP="00283ABF">
      <w:pPr>
        <w:jc w:val="both"/>
        <w:rPr>
          <w:rFonts w:asciiTheme="minorHAnsi" w:hAnsiTheme="minorHAnsi" w:cstheme="minorHAnsi"/>
        </w:rPr>
      </w:pPr>
    </w:p>
    <w:p w14:paraId="2860821D" w14:textId="77777777" w:rsidR="00283ABF" w:rsidRDefault="00283ABF" w:rsidP="00283ABF">
      <w:pPr>
        <w:jc w:val="both"/>
        <w:rPr>
          <w:rFonts w:asciiTheme="minorHAnsi" w:hAnsiTheme="minorHAnsi" w:cstheme="minorHAnsi"/>
        </w:rPr>
      </w:pPr>
      <w:r>
        <w:rPr>
          <w:rFonts w:asciiTheme="minorHAnsi" w:hAnsiTheme="minorHAnsi" w:cstheme="minorHAnsi"/>
        </w:rPr>
        <w:t>Des aménagements pourraient être apportés aux durées de travail ci-dessus eu égard aux nécessités de l’activité.</w:t>
      </w:r>
    </w:p>
    <w:p w14:paraId="6E475EE6" w14:textId="77777777" w:rsidR="00283ABF" w:rsidRDefault="00283ABF" w:rsidP="00283ABF">
      <w:pPr>
        <w:jc w:val="both"/>
        <w:rPr>
          <w:rFonts w:asciiTheme="minorHAnsi" w:hAnsiTheme="minorHAnsi" w:cstheme="minorHAnsi"/>
        </w:rPr>
      </w:pPr>
    </w:p>
    <w:p w14:paraId="34A96DC5" w14:textId="77777777" w:rsidR="00283ABF" w:rsidRDefault="00283ABF" w:rsidP="005D20BF">
      <w:pPr>
        <w:rPr>
          <w:rFonts w:asciiTheme="minorHAnsi" w:hAnsiTheme="minorHAnsi" w:cstheme="minorHAnsi"/>
        </w:rPr>
      </w:pPr>
      <w:r>
        <w:rPr>
          <w:rFonts w:asciiTheme="minorHAnsi" w:hAnsiTheme="minorHAnsi" w:cstheme="minorHAnsi"/>
        </w:rPr>
        <w:t>L’employé pourra être amené à travailler au-delà des heures légales de travail.</w:t>
      </w:r>
    </w:p>
    <w:p w14:paraId="03881190" w14:textId="77777777" w:rsidR="00283ABF" w:rsidRDefault="00283ABF" w:rsidP="005D20BF">
      <w:pPr>
        <w:rPr>
          <w:rFonts w:asciiTheme="minorHAnsi" w:hAnsiTheme="minorHAnsi" w:cstheme="minorHAnsi"/>
        </w:rPr>
      </w:pPr>
    </w:p>
    <w:p w14:paraId="467B250C" w14:textId="14653E10" w:rsidR="00C20894" w:rsidRPr="00F71B24" w:rsidRDefault="00283ABF" w:rsidP="00C20894">
      <w:pPr>
        <w:jc w:val="both"/>
        <w:rPr>
          <w:rFonts w:asciiTheme="minorHAnsi" w:hAnsiTheme="minorHAnsi" w:cstheme="minorHAnsi"/>
          <w:color w:val="FF0000"/>
        </w:rPr>
      </w:pPr>
      <w:r>
        <w:rPr>
          <w:rFonts w:asciiTheme="minorHAnsi" w:hAnsiTheme="minorHAnsi" w:cstheme="minorHAnsi"/>
          <w:color w:val="FF0000"/>
        </w:rPr>
        <w:t>Compte tenu de sa position de cadre au sein de la société AT225, les heures qu’il effectuera au-delà de la durée légale ne seront pas traitées comme des heures supplémentaires.</w:t>
      </w:r>
    </w:p>
    <w:p w14:paraId="78706CAB" w14:textId="77777777" w:rsidR="00C20894" w:rsidRDefault="00C20894" w:rsidP="00C20894">
      <w:pPr>
        <w:jc w:val="both"/>
        <w:rPr>
          <w:rFonts w:asciiTheme="minorHAnsi" w:hAnsiTheme="minorHAnsi" w:cstheme="minorHAnsi"/>
        </w:rPr>
      </w:pPr>
    </w:p>
    <w:p w14:paraId="47D806FC" w14:textId="53919DF2" w:rsidR="0055165D" w:rsidRDefault="00C20894" w:rsidP="0055165D">
      <w:pPr>
        <w:rPr>
          <w:rFonts w:asciiTheme="minorHAnsi" w:hAnsiTheme="minorHAnsi" w:cstheme="minorHAnsi"/>
          <w:color w:val="009E60"/>
        </w:rPr>
      </w:pPr>
      <w:r>
        <w:rPr>
          <w:rFonts w:asciiTheme="minorHAnsi" w:hAnsiTheme="minorHAnsi" w:cstheme="minorHAnsi"/>
          <w:b/>
          <w:color w:val="009E60"/>
        </w:rPr>
        <w:t>Article 8 : Rémunération mensuelle</w:t>
      </w:r>
      <w:r>
        <w:rPr>
          <w:rFonts w:asciiTheme="minorHAnsi" w:hAnsiTheme="minorHAnsi" w:cstheme="minorHAnsi"/>
          <w:color w:val="009E60"/>
        </w:rPr>
        <w:t xml:space="preserve"> </w:t>
      </w:r>
    </w:p>
    <w:p w14:paraId="43E3BAA2" w14:textId="127BB88A" w:rsidR="0055165D" w:rsidRDefault="0055165D" w:rsidP="005D20BF">
      <w:pPr>
        <w:rPr>
          <w:rFonts w:asciiTheme="minorHAnsi" w:hAnsiTheme="minorHAnsi" w:cstheme="minorHAnsi"/>
        </w:rPr>
      </w:pPr>
    </w:p>
    <w:p w14:paraId="12D449B6" w14:textId="423AB889" w:rsidR="00062601" w:rsidRDefault="00062601" w:rsidP="00062601">
      <w:pPr>
        <w:jc w:val="both"/>
        <w:rPr>
          <w:rFonts w:asciiTheme="minorHAnsi" w:hAnsiTheme="minorHAnsi" w:cstheme="minorHAnsi"/>
        </w:rPr>
      </w:pPr>
      <w:r>
        <w:rPr>
          <w:rFonts w:asciiTheme="minorHAnsi" w:hAnsiTheme="minorHAnsi" w:cstheme="minorHAnsi"/>
        </w:rPr>
        <w:t xml:space="preserve">La rémunération brute mensuelle de Monsieur/Madame </w:t>
      </w:r>
      <w:r>
        <w:rPr>
          <w:rFonts w:asciiTheme="minorHAnsi" w:hAnsiTheme="minorHAnsi" w:cstheme="minorHAnsi"/>
          <w:color w:val="EE0000"/>
        </w:rPr>
        <w:t xml:space="preserve">[A compléter] </w:t>
      </w:r>
      <w:r>
        <w:rPr>
          <w:rFonts w:asciiTheme="minorHAnsi" w:hAnsiTheme="minorHAnsi" w:cstheme="minorHAnsi"/>
        </w:rPr>
        <w:t xml:space="preserve">sera de </w:t>
      </w:r>
      <w:r>
        <w:rPr>
          <w:rFonts w:asciiTheme="minorHAnsi" w:hAnsiTheme="minorHAnsi" w:cstheme="minorHAnsi"/>
          <w:color w:val="EE0000"/>
        </w:rPr>
        <w:t xml:space="preserve">[A compléter] </w:t>
      </w:r>
      <w:r>
        <w:rPr>
          <w:rFonts w:asciiTheme="minorHAnsi" w:hAnsiTheme="minorHAnsi" w:cstheme="minorHAnsi"/>
        </w:rPr>
        <w:t>FCFA décomposée comme suit :</w:t>
      </w:r>
    </w:p>
    <w:p w14:paraId="2BCC6E62" w14:textId="5CB36870" w:rsidR="00062601" w:rsidRDefault="00062601" w:rsidP="00062601">
      <w:pPr>
        <w:jc w:val="both"/>
        <w:rPr>
          <w:rFonts w:asciiTheme="minorHAnsi" w:hAnsiTheme="minorHAnsi" w:cstheme="minorHAnsi"/>
        </w:rPr>
      </w:pPr>
    </w:p>
    <w:p w14:paraId="69BA6B6C" w14:textId="77777777" w:rsidR="00062601" w:rsidRPr="00823296" w:rsidRDefault="00062601" w:rsidP="00062601">
      <w:pPr>
        <w:jc w:val="both"/>
        <w:rPr>
          <w:rFonts w:asciiTheme="minorHAnsi" w:hAnsiTheme="minorHAnsi" w:cstheme="minorHAnsi"/>
        </w:rPr>
      </w:pPr>
    </w:p>
    <w:p w14:paraId="420FEE99" w14:textId="77777777" w:rsidR="00062601" w:rsidRPr="00823296" w:rsidRDefault="00062601" w:rsidP="00062601">
      <w:pPr>
        <w:jc w:val="both"/>
        <w:rPr>
          <w:rFonts w:asciiTheme="minorHAnsi" w:hAnsiTheme="minorHAnsi" w:cstheme="minorHAnsi"/>
        </w:rPr>
      </w:pPr>
      <w:r>
        <w:rPr>
          <w:rFonts w:asciiTheme="minorHAnsi" w:hAnsiTheme="minorHAnsi" w:cstheme="minorHAnsi"/>
        </w:rPr>
        <w:t xml:space="preserve">a) Salaire de base : </w:t>
      </w:r>
      <w:r>
        <w:rPr>
          <w:rFonts w:asciiTheme="minorHAnsi" w:hAnsiTheme="minorHAnsi" w:cstheme="minorHAnsi"/>
          <w:color w:val="EE0000"/>
        </w:rPr>
        <w:t>[A compléter]</w:t>
      </w:r>
    </w:p>
    <w:p w14:paraId="7D35F34D" w14:textId="542BA387"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4E2FFBD9" w14:textId="3A391C79" w:rsidR="00062601" w:rsidRPr="00823296" w:rsidRDefault="00062601" w:rsidP="00062601">
      <w:pPr>
        <w:jc w:val="both"/>
        <w:rPr>
          <w:rFonts w:asciiTheme="minorHAnsi" w:hAnsiTheme="minorHAnsi" w:cstheme="minorHAnsi"/>
        </w:rPr>
      </w:pPr>
      <w:r>
        <w:rPr>
          <w:rFonts w:asciiTheme="minorHAnsi" w:hAnsiTheme="minorHAnsi" w:cstheme="minorHAnsi"/>
        </w:rPr>
        <w:t xml:space="preserve">b) Sursalaire : </w:t>
      </w:r>
      <w:r>
        <w:rPr>
          <w:rFonts w:asciiTheme="minorHAnsi" w:hAnsiTheme="minorHAnsi" w:cstheme="minorHAnsi"/>
          <w:color w:val="EE0000"/>
        </w:rPr>
        <w:t>[A compléter]</w:t>
      </w:r>
    </w:p>
    <w:p w14:paraId="4D76A43A" w14:textId="77777777" w:rsidR="00062601" w:rsidRDefault="00062601" w:rsidP="00BF508C">
      <w:pPr>
        <w:jc w:val="both"/>
        <w:rPr>
          <w:rFonts w:asciiTheme="minorHAnsi" w:hAnsiTheme="minorHAnsi" w:cstheme="minorHAnsi"/>
        </w:rPr>
      </w:pPr>
    </w:p>
    <w:p w14:paraId="64E787AE" w14:textId="3062591D" w:rsidR="00062601" w:rsidRPr="00823296" w:rsidRDefault="00062601" w:rsidP="00062601">
      <w:pPr>
        <w:jc w:val="both"/>
        <w:rPr>
          <w:rFonts w:asciiTheme="minorHAnsi" w:hAnsiTheme="minorHAnsi" w:cstheme="minorHAnsi"/>
        </w:rPr>
      </w:pPr>
      <w:r>
        <w:rPr>
          <w:rFonts w:asciiTheme="minorHAnsi" w:hAnsiTheme="minorHAnsi" w:cstheme="minorHAnsi"/>
        </w:rPr>
        <w:t xml:space="preserve">Soit au total Brut : </w:t>
      </w:r>
      <w:r>
        <w:rPr>
          <w:rFonts w:asciiTheme="minorHAnsi" w:hAnsiTheme="minorHAnsi" w:cstheme="minorHAnsi"/>
          <w:color w:val="EE0000"/>
        </w:rPr>
        <w:t>[A compléter]</w:t>
      </w:r>
    </w:p>
    <w:p w14:paraId="4B8079F7" w14:textId="1AD3D485" w:rsidR="00BF508C" w:rsidRDefault="00BF508C" w:rsidP="00BF508C">
      <w:pPr>
        <w:jc w:val="both"/>
        <w:rPr>
          <w:rFonts w:asciiTheme="minorHAnsi" w:hAnsiTheme="minorHAnsi" w:cstheme="minorHAnsi"/>
        </w:rPr>
      </w:pPr>
    </w:p>
    <w:p w14:paraId="21215661" w14:textId="77777777" w:rsidR="00062601" w:rsidRDefault="00062601" w:rsidP="00BF508C">
      <w:pPr>
        <w:jc w:val="both"/>
        <w:rPr>
          <w:rFonts w:asciiTheme="minorHAnsi" w:hAnsiTheme="minorHAnsi" w:cstheme="minorHAnsi"/>
        </w:rPr>
      </w:pPr>
      <w:r>
        <w:rPr>
          <w:rFonts w:asciiTheme="minorHAnsi" w:hAnsiTheme="minorHAnsi" w:cstheme="minorHAnsi"/>
        </w:rPr>
        <w:t>L’Employé bénéficiera des avantages suivants :</w:t>
      </w:r>
    </w:p>
    <w:p w14:paraId="4B994DE1" w14:textId="77777777" w:rsidR="00062601" w:rsidRDefault="00062601" w:rsidP="00BF508C">
      <w:pPr>
        <w:jc w:val="both"/>
        <w:rPr>
          <w:rFonts w:asciiTheme="minorHAnsi" w:hAnsiTheme="minorHAnsi" w:cstheme="minorHAnsi"/>
        </w:rPr>
      </w:pPr>
    </w:p>
    <w:p w14:paraId="3F90A111" w14:textId="57233BD2" w:rsidR="00062601" w:rsidRPr="00823296" w:rsidRDefault="00062601" w:rsidP="00062601">
      <w:pPr>
        <w:jc w:val="both"/>
        <w:rPr>
          <w:rFonts w:asciiTheme="minorHAnsi" w:hAnsiTheme="minorHAnsi" w:cstheme="minorHAnsi"/>
        </w:rPr>
      </w:pPr>
      <w:r>
        <w:rPr>
          <w:rFonts w:asciiTheme="minorHAnsi" w:hAnsiTheme="minorHAnsi" w:cstheme="minorHAnsi"/>
          <w:color w:val="FF0000"/>
        </w:rPr>
        <w:t>-  Indemnité de Logement : [A compléter] FCFA</w:t>
      </w:r>
    </w:p>
    <w:p w14:paraId="0D673F76" w14:textId="12AB516E"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0E94B6C3" w14:textId="3083E133" w:rsidR="00062601" w:rsidRDefault="00062601" w:rsidP="00062601">
      <w:pPr>
        <w:jc w:val="both"/>
        <w:rPr>
          <w:rFonts w:asciiTheme="minorHAnsi" w:hAnsiTheme="minorHAnsi" w:cstheme="minorHAnsi"/>
        </w:rPr>
      </w:pPr>
      <w:r>
        <w:rPr>
          <w:rFonts w:asciiTheme="minorHAnsi" w:hAnsiTheme="minorHAnsi" w:cstheme="minorHAnsi"/>
        </w:rPr>
        <w:t>-  Indemnité de transport : [</w:t>
      </w:r>
      <w:r>
        <w:rPr>
          <w:rFonts w:asciiTheme="minorHAnsi" w:hAnsiTheme="minorHAnsi" w:cstheme="minorHAnsi"/>
          <w:color w:val="FF0000"/>
        </w:rPr>
        <w:t>A compléter</w:t>
      </w:r>
      <w:r>
        <w:rPr>
          <w:rFonts w:asciiTheme="minorHAnsi" w:hAnsiTheme="minorHAnsi" w:cstheme="minorHAnsi"/>
        </w:rPr>
        <w:t>] FCFA</w:t>
      </w:r>
    </w:p>
    <w:p w14:paraId="45B48FAE" w14:textId="77777777" w:rsidR="008A5330" w:rsidRDefault="008A5330" w:rsidP="00BF508C">
      <w:pPr>
        <w:jc w:val="both"/>
        <w:rPr>
          <w:rFonts w:asciiTheme="minorHAnsi" w:hAnsiTheme="minorHAnsi" w:cstheme="minorHAnsi"/>
        </w:rPr>
      </w:pPr>
    </w:p>
    <w:p w14:paraId="3AF8D470" w14:textId="77777777" w:rsidR="008A5330" w:rsidRPr="00823296" w:rsidRDefault="008A5330" w:rsidP="008A5330">
      <w:pPr>
        <w:jc w:val="both"/>
        <w:rPr>
          <w:rFonts w:asciiTheme="minorHAnsi" w:hAnsiTheme="minorHAnsi" w:cstheme="minorHAnsi"/>
        </w:rPr>
      </w:pPr>
      <w:r>
        <w:rPr>
          <w:rFonts w:asciiTheme="minorHAnsi" w:hAnsiTheme="minorHAnsi" w:cstheme="minorHAnsi"/>
        </w:rPr>
        <w:t xml:space="preserve">Soit au total NET : </w:t>
      </w:r>
      <w:r>
        <w:rPr>
          <w:rFonts w:asciiTheme="minorHAnsi" w:hAnsiTheme="minorHAnsi" w:cstheme="minorHAnsi"/>
          <w:color w:val="EE0000"/>
        </w:rPr>
        <w:t>[A compléter]</w:t>
      </w:r>
    </w:p>
    <w:p w14:paraId="766C107E" w14:textId="76FA9870" w:rsidR="00255368" w:rsidRDefault="00062601" w:rsidP="00BF508C">
      <w:pPr>
        <w:jc w:val="both"/>
        <w:rPr>
          <w:rFonts w:asciiTheme="minorHAnsi" w:hAnsiTheme="minorHAnsi" w:cstheme="minorHAnsi"/>
        </w:rPr>
      </w:pPr>
      <w:r>
        <w:rPr>
          <w:rFonts w:asciiTheme="minorHAnsi" w:hAnsiTheme="minorHAnsi" w:cstheme="minorHAnsi"/>
        </w:rPr>
        <w:t xml:space="preserve">     </w:t>
      </w:r>
    </w:p>
    <w:p w14:paraId="19D7C0B0" w14:textId="2B81D724" w:rsidR="00062601" w:rsidRDefault="00062601" w:rsidP="00BF508C">
      <w:pPr>
        <w:jc w:val="both"/>
        <w:rPr>
          <w:rFonts w:asciiTheme="minorHAnsi" w:hAnsiTheme="minorHAnsi" w:cstheme="minorHAnsi"/>
        </w:rPr>
      </w:pPr>
      <w:r>
        <w:rPr>
          <w:rFonts w:asciiTheme="minorHAnsi" w:hAnsiTheme="minorHAnsi" w:cstheme="minorHAnsi"/>
        </w:rPr>
        <w:t>Il sera payé de façon mensuelle, déduction faite des charges sociales et fiscales prévues par la loi.</w:t>
      </w:r>
    </w:p>
    <w:p w14:paraId="2AABB7BD" w14:textId="78317DAA" w:rsidR="002138C8" w:rsidRDefault="002138C8" w:rsidP="00BF508C">
      <w:pPr>
        <w:jc w:val="both"/>
        <w:rPr>
          <w:rFonts w:asciiTheme="minorHAnsi" w:hAnsiTheme="minorHAnsi" w:cstheme="minorHAnsi"/>
        </w:rPr>
      </w:pPr>
    </w:p>
    <w:p w14:paraId="67BE8F70" w14:textId="78C5441D" w:rsidR="00D970C5" w:rsidRPr="002E1B51" w:rsidRDefault="001C46D2" w:rsidP="00D970C5">
      <w:pPr>
        <w:rPr>
          <w:rFonts w:asciiTheme="minorHAnsi" w:hAnsiTheme="minorHAnsi" w:cstheme="minorHAnsi"/>
          <w:b/>
          <w:color w:val="009E60"/>
          <w:lang w:val="fr-CI"/>
        </w:rPr>
      </w:pPr>
      <w:r>
        <w:rPr>
          <w:rFonts w:asciiTheme="minorHAnsi" w:hAnsiTheme="minorHAnsi" w:cstheme="minorHAnsi"/>
          <w:b/>
          <w:color w:val="009E60"/>
        </w:rPr>
        <w:t>Article 9 – Couverture sociale-prévoyance</w:t>
      </w:r>
    </w:p>
    <w:p w14:paraId="07417041" w14:textId="4CE64A17" w:rsidR="00D970C5" w:rsidRDefault="00D970C5" w:rsidP="00D970C5">
      <w:pPr>
        <w:rPr>
          <w:rFonts w:asciiTheme="minorHAnsi" w:hAnsiTheme="minorHAnsi" w:cstheme="minorHAnsi"/>
          <w:color w:val="009E60"/>
        </w:rPr>
      </w:pPr>
      <w:r>
        <w:rPr>
          <w:rFonts w:asciiTheme="minorHAnsi" w:hAnsiTheme="minorHAnsi" w:cstheme="minorHAnsi"/>
          <w:color w:val="009E60"/>
        </w:rPr>
        <w:t xml:space="preserve"> </w:t>
      </w:r>
    </w:p>
    <w:p w14:paraId="622C95D6" w14:textId="77777777" w:rsidR="002E1B51" w:rsidRDefault="00D970C5" w:rsidP="00BF508C">
      <w:pPr>
        <w:jc w:val="both"/>
        <w:rPr>
          <w:rFonts w:asciiTheme="minorHAnsi" w:hAnsiTheme="minorHAnsi" w:cstheme="minorHAnsi"/>
        </w:rPr>
      </w:pPr>
      <w:r>
        <w:rPr>
          <w:rFonts w:asciiTheme="minorHAnsi" w:hAnsiTheme="minorHAnsi" w:cstheme="minorHAnsi"/>
        </w:rPr>
        <w:t>L’Employé déclare adhérer aux organismes de prévoyance adoptés par l’ensemble de la société ou de toute autre formule de prévoyance qui lui sera proposé par l’Employeur, et se soumettre à toutes les obligations résultant de cette adhésion.</w:t>
      </w:r>
    </w:p>
    <w:p w14:paraId="5083745A" w14:textId="77777777" w:rsidR="002E1B51" w:rsidRDefault="002E1B51" w:rsidP="00BF508C">
      <w:pPr>
        <w:jc w:val="both"/>
        <w:rPr>
          <w:rFonts w:asciiTheme="minorHAnsi" w:hAnsiTheme="minorHAnsi" w:cstheme="minorHAnsi"/>
        </w:rPr>
      </w:pPr>
    </w:p>
    <w:p w14:paraId="138E9AE3" w14:textId="02E404DD" w:rsidR="00D970C5" w:rsidRDefault="002E1B51" w:rsidP="00D970C5">
      <w:pPr>
        <w:rPr>
          <w:rFonts w:asciiTheme="minorHAnsi" w:hAnsiTheme="minorHAnsi" w:cstheme="minorHAnsi"/>
          <w:color w:val="009E60"/>
        </w:rPr>
      </w:pPr>
      <w:r>
        <w:rPr>
          <w:rFonts w:asciiTheme="minorHAnsi" w:hAnsiTheme="minorHAnsi" w:cstheme="minorHAnsi"/>
          <w:b/>
          <w:color w:val="009E60"/>
        </w:rPr>
        <w:t>Article 10 : Congés annuels/absences</w:t>
      </w:r>
      <w:r>
        <w:rPr>
          <w:rFonts w:asciiTheme="minorHAnsi" w:hAnsiTheme="minorHAnsi" w:cstheme="minorHAnsi"/>
          <w:color w:val="009E60"/>
        </w:rPr>
        <w:t xml:space="preserve"> </w:t>
      </w:r>
    </w:p>
    <w:p w14:paraId="0B5FC281" w14:textId="73B585B6" w:rsidR="00D970C5" w:rsidRDefault="00D970C5" w:rsidP="00BF508C">
      <w:pPr>
        <w:jc w:val="both"/>
        <w:rPr>
          <w:rFonts w:asciiTheme="minorHAnsi" w:hAnsiTheme="minorHAnsi" w:cstheme="minorHAnsi"/>
        </w:rPr>
      </w:pPr>
    </w:p>
    <w:p w14:paraId="133ACB34" w14:textId="509DE902" w:rsidR="002E1B51" w:rsidRDefault="002E1B51" w:rsidP="00BF508C">
      <w:pPr>
        <w:jc w:val="both"/>
        <w:rPr>
          <w:rFonts w:asciiTheme="minorHAnsi" w:hAnsiTheme="minorHAnsi" w:cstheme="minorHAnsi"/>
        </w:rPr>
      </w:pPr>
      <w:r>
        <w:rPr>
          <w:rFonts w:asciiTheme="minorHAnsi" w:hAnsiTheme="minorHAnsi" w:cstheme="minorHAnsi"/>
        </w:rPr>
        <w:t>A l’issue de la période de douze (12) mois, l’Employé aura droit à un congé de 2,2 jours ouvrables par mois de travail à prendre en une ou plusieurs fois.</w:t>
      </w:r>
    </w:p>
    <w:p w14:paraId="74349AB4" w14:textId="77777777" w:rsidR="002E1B51" w:rsidRDefault="002E1B51" w:rsidP="00BF508C">
      <w:pPr>
        <w:jc w:val="both"/>
        <w:rPr>
          <w:rFonts w:asciiTheme="minorHAnsi" w:hAnsiTheme="minorHAnsi" w:cstheme="minorHAnsi"/>
        </w:rPr>
      </w:pPr>
    </w:p>
    <w:p w14:paraId="779F653F" w14:textId="21B0E5F4" w:rsidR="002E1B51" w:rsidRDefault="002E1B51" w:rsidP="00BF508C">
      <w:pPr>
        <w:jc w:val="both"/>
        <w:rPr>
          <w:rFonts w:asciiTheme="minorHAnsi" w:hAnsiTheme="minorHAnsi" w:cstheme="minorHAnsi"/>
        </w:rPr>
      </w:pPr>
      <w:r>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w:t>
        <w:lastRenderedPageBreak/>
        <w:t xml:space="preserve">et l’employé sous réserve des dispositions spécifiques prévues en la matière par le Code du Travail et les textes et règlements pris en son application. </w:t>
      </w:r>
    </w:p>
    <w:p w14:paraId="48BAC6F9" w14:textId="7CC6312A" w:rsidR="00D970C5" w:rsidRDefault="00D970C5" w:rsidP="00BF508C">
      <w:pPr>
        <w:jc w:val="both"/>
        <w:rPr>
          <w:rFonts w:asciiTheme="minorHAnsi" w:hAnsiTheme="minorHAnsi" w:cstheme="minorHAnsi"/>
        </w:rPr>
      </w:pPr>
    </w:p>
    <w:p w14:paraId="250EE12D" w14:textId="7B8D21EF" w:rsidR="00817E02" w:rsidRDefault="002E1B51" w:rsidP="00817E02">
      <w:pPr>
        <w:rPr>
          <w:rFonts w:asciiTheme="minorHAnsi" w:hAnsiTheme="minorHAnsi" w:cstheme="minorHAnsi"/>
          <w:b/>
          <w:color w:val="009E60"/>
        </w:rPr>
      </w:pPr>
      <w:r>
        <w:rPr>
          <w:rFonts w:asciiTheme="minorHAnsi" w:hAnsiTheme="minorHAnsi" w:cstheme="minorHAnsi"/>
          <w:b/>
          <w:color w:val="009E60"/>
        </w:rPr>
        <w:t>Article 11 : Allocation de congé</w:t>
      </w:r>
    </w:p>
    <w:p w14:paraId="4AFE8198" w14:textId="245BBC7F" w:rsidR="00817E02" w:rsidRDefault="00817E02" w:rsidP="00817E02">
      <w:pPr>
        <w:rPr>
          <w:rFonts w:asciiTheme="minorHAnsi" w:hAnsiTheme="minorHAnsi" w:cstheme="minorHAnsi"/>
          <w:b/>
          <w:color w:val="009E60"/>
        </w:rPr>
      </w:pPr>
    </w:p>
    <w:p w14:paraId="7BFDA608" w14:textId="1DCAD2B1" w:rsidR="002E1B51" w:rsidRDefault="0088181B" w:rsidP="008D53C4">
      <w:pPr>
        <w:jc w:val="both"/>
        <w:rPr>
          <w:rFonts w:asciiTheme="minorHAnsi" w:hAnsiTheme="minorHAnsi" w:cstheme="minorHAnsi"/>
        </w:rPr>
      </w:pPr>
      <w:r>
        <w:rPr>
          <w:rFonts w:asciiTheme="minorHAnsi" w:hAnsiTheme="minorHAnsi" w:cstheme="minorHAnsi"/>
        </w:rPr>
        <w:t>L’Employeur versera à l’Employé, pendant toute la durée du congé, une allocation qui sera calculée conformément aux dispositions légales et réglementaires applicable en la matière.</w:t>
      </w:r>
    </w:p>
    <w:p w14:paraId="5546BF66" w14:textId="09019803" w:rsidR="00E8238C" w:rsidRDefault="00E8238C" w:rsidP="008D53C4">
      <w:pPr>
        <w:jc w:val="both"/>
        <w:rPr>
          <w:rFonts w:asciiTheme="minorHAnsi" w:hAnsiTheme="minorHAnsi" w:cstheme="minorHAnsi"/>
        </w:rPr>
      </w:pPr>
    </w:p>
    <w:p w14:paraId="614B17E5" w14:textId="7E5573C8" w:rsidR="00E8238C" w:rsidRDefault="00EC2D39" w:rsidP="00E8238C">
      <w:pPr>
        <w:rPr>
          <w:rFonts w:asciiTheme="minorHAnsi" w:hAnsiTheme="minorHAnsi" w:cstheme="minorHAnsi"/>
          <w:b/>
          <w:color w:val="009E60"/>
        </w:rPr>
      </w:pPr>
      <w:bookmarkStart w:id="1" w:name="_Hlk84257409"/>
      <w:r>
        <w:rPr>
          <w:rFonts w:asciiTheme="minorHAnsi" w:hAnsiTheme="minorHAnsi" w:cstheme="minorHAnsi"/>
          <w:b/>
          <w:color w:val="009E60"/>
        </w:rPr>
        <w:t>Article 12 : Couverture médicale</w:t>
      </w:r>
    </w:p>
    <w:p w14:paraId="509E03E6" w14:textId="5908743B" w:rsidR="00E8238C" w:rsidRDefault="00E8238C" w:rsidP="008D53C4">
      <w:pPr>
        <w:jc w:val="both"/>
        <w:rPr>
          <w:rFonts w:asciiTheme="minorHAnsi" w:hAnsiTheme="minorHAnsi" w:cstheme="minorHAnsi"/>
        </w:rPr>
      </w:pPr>
    </w:p>
    <w:p w14:paraId="62F54D05" w14:textId="77777777" w:rsidR="00843958" w:rsidRDefault="00843958" w:rsidP="00843958">
      <w:pPr>
        <w:jc w:val="both"/>
        <w:rPr>
          <w:rFonts w:asciiTheme="minorHAnsi" w:hAnsiTheme="minorHAnsi" w:cstheme="minorHAnsi"/>
        </w:rPr>
      </w:pPr>
      <w:bookmarkStart w:id="2" w:name="_Hlk110788836"/>
      <w:del w:id="401" w:author="AT225" w:date="2026-06-15T00:00:00Z">
        <w:r>
          <w:rPr>
            <w:rFonts w:asciiTheme="minorHAnsi" w:hAnsiTheme="minorHAnsi" w:cstheme="minorHAnsi"/>
          </w:rPr>
          <w:delText xml:space="preserve">L’Employé bénéficiera de la prise en charge des frais médicaux par la CNPS.</w:delText>
        </w:r>
      </w:del>
      <w:ins w:id="402" w:author="AT225" w:date="2026-06-15T00:00:00Z">
        <w:r>
          <w:rPr>
            <w:rFonts w:asciiTheme="minorHAnsi" w:hAnsiTheme="minorHAnsi" w:cstheme="minorHAnsi"/>
          </w:rPr>
          <w:t xml:space="preserve">L’Employé bénéficiera de la prise en charge des frais médicaux par la CNPS ainsi que de l’affiliation à la Couverture Maladie Universelle (CMU), conformément à la législation en vigueur en Côte d’Ivoire.</w:t>
        </w:r>
      </w:ins>
    </w:p>
    <w:bookmarkEnd w:id="1"/>
    <w:bookmarkEnd w:id="2"/>
    <w:p w14:paraId="6B5570DF" w14:textId="47D806FC" w:rsidR="00C243E3" w:rsidRDefault="00C243E3" w:rsidP="00E8238C">
      <w:pPr>
        <w:jc w:val="both"/>
        <w:rPr>
          <w:rFonts w:asciiTheme="minorHAnsi" w:hAnsiTheme="minorHAnsi" w:cstheme="minorHAnsi"/>
        </w:rPr>
      </w:pPr>
    </w:p>
    <w:p w14:paraId="2C1E9986" w14:textId="52424DB3" w:rsidR="00C243E3" w:rsidRDefault="00EC2D39" w:rsidP="00C243E3">
      <w:pPr>
        <w:rPr>
          <w:rFonts w:asciiTheme="minorHAnsi" w:hAnsiTheme="minorHAnsi" w:cstheme="minorHAnsi"/>
          <w:b/>
          <w:color w:val="009E60"/>
        </w:rPr>
      </w:pPr>
      <w:r>
        <w:rPr>
          <w:rFonts w:asciiTheme="minorHAnsi" w:hAnsiTheme="minorHAnsi" w:cstheme="minorHAnsi"/>
          <w:b/>
          <w:color w:val="009E60"/>
        </w:rPr>
        <w:t>Article 13 : Secret professionnel et confidentialité</w:t>
      </w:r>
    </w:p>
    <w:p w14:paraId="08C78ED2" w14:textId="631CF2E2" w:rsidR="00C243E3" w:rsidRDefault="00C243E3" w:rsidP="00E8238C">
      <w:pPr>
        <w:jc w:val="both"/>
        <w:rPr>
          <w:rFonts w:asciiTheme="minorHAnsi" w:hAnsiTheme="minorHAnsi" w:cstheme="minorHAnsi"/>
        </w:rPr>
      </w:pPr>
    </w:p>
    <w:p w14:paraId="31AC048D" w14:textId="77777777" w:rsidR="00EC2D39" w:rsidRDefault="00C243E3" w:rsidP="00E8238C">
      <w:pPr>
        <w:jc w:val="both"/>
        <w:rPr>
          <w:rFonts w:asciiTheme="minorHAnsi" w:hAnsiTheme="minorHAnsi" w:cstheme="minorHAnsi"/>
        </w:rPr>
      </w:pPr>
      <w:r>
        <w:rPr>
          <w:rFonts w:asciiTheme="minorHAnsi" w:hAnsiTheme="minorHAnsi" w:cstheme="minorHAnsi"/>
        </w:rPr>
        <w:t>L’Employé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1FD94357" w14:textId="77777777" w:rsidR="00EC2D39" w:rsidRDefault="00EC2D39" w:rsidP="00E8238C">
      <w:pPr>
        <w:jc w:val="both"/>
        <w:rPr>
          <w:rFonts w:asciiTheme="minorHAnsi" w:hAnsiTheme="minorHAnsi" w:cstheme="minorHAnsi"/>
        </w:rPr>
      </w:pPr>
    </w:p>
    <w:p w14:paraId="40392F68" w14:textId="77777777" w:rsidR="00745A6E" w:rsidRDefault="00745A6E" w:rsidP="00E8238C">
      <w:pPr>
        <w:jc w:val="both"/>
        <w:rPr>
          <w:rFonts w:asciiTheme="minorHAnsi" w:hAnsiTheme="minorHAnsi" w:cstheme="minorHAnsi"/>
        </w:rPr>
      </w:pPr>
      <w:r>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62B13DC0" w14:textId="77777777" w:rsidR="00745A6E" w:rsidRDefault="00745A6E" w:rsidP="00E8238C">
      <w:pPr>
        <w:jc w:val="both"/>
        <w:rPr>
          <w:rFonts w:asciiTheme="minorHAnsi" w:hAnsiTheme="minorHAnsi" w:cstheme="minorHAnsi"/>
        </w:rPr>
      </w:pPr>
    </w:p>
    <w:p w14:paraId="689EB844" w14:textId="5879EF11" w:rsidR="00C243E3" w:rsidRDefault="00745A6E" w:rsidP="00E8238C">
      <w:pPr>
        <w:jc w:val="both"/>
        <w:rPr>
          <w:rFonts w:asciiTheme="minorHAnsi" w:hAnsiTheme="minorHAnsi" w:cstheme="minorHAnsi"/>
        </w:rPr>
      </w:pPr>
      <w:r>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3073FFF6" w14:textId="6D2F4F1D" w:rsidR="00C243E3" w:rsidRDefault="00C243E3" w:rsidP="00E8238C">
      <w:pPr>
        <w:jc w:val="both"/>
        <w:rPr>
          <w:rFonts w:asciiTheme="minorHAnsi" w:hAnsiTheme="minorHAnsi" w:cstheme="minorHAnsi"/>
        </w:rPr>
      </w:pPr>
    </w:p>
    <w:p w14:paraId="28C0C0E6" w14:textId="77777777" w:rsidR="00745A6E" w:rsidRDefault="00745A6E" w:rsidP="00E8238C">
      <w:pPr>
        <w:jc w:val="both"/>
        <w:rPr>
          <w:rFonts w:asciiTheme="minorHAnsi" w:hAnsiTheme="minorHAnsi" w:cstheme="minorHAnsi"/>
        </w:rPr>
      </w:pPr>
      <w:r>
        <w:rPr>
          <w:rFonts w:asciiTheme="minorHAnsi" w:hAnsiTheme="minorHAnsi" w:cstheme="minorHAnsi"/>
        </w:rPr>
        <w:t>Tous les travaux, études, documentations et correspondances qui pourront être confiés à l’Employé, ou qu’il pourra établir dans le cadre de ses fonctions, sont la propriété de la société AT225 et doivent faire l’objet d’un usage strictement interne.</w:t>
      </w:r>
    </w:p>
    <w:p w14:paraId="0C18FC02" w14:textId="77777777" w:rsidR="00745A6E" w:rsidRDefault="00745A6E" w:rsidP="00E8238C">
      <w:pPr>
        <w:jc w:val="both"/>
        <w:rPr>
          <w:rFonts w:asciiTheme="minorHAnsi" w:hAnsiTheme="minorHAnsi" w:cstheme="minorHAnsi"/>
        </w:rPr>
      </w:pPr>
    </w:p>
    <w:p w14:paraId="63A30D58" w14:textId="77777777" w:rsidR="00981DA5" w:rsidRDefault="00971F29" w:rsidP="00E8238C">
      <w:pPr>
        <w:jc w:val="both"/>
        <w:rPr>
          <w:rFonts w:asciiTheme="minorHAnsi" w:hAnsiTheme="minorHAnsi" w:cstheme="minorHAnsi"/>
        </w:rPr>
      </w:pPr>
      <w:r>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préalable,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3F7B2FFC" w14:textId="77777777" w:rsidR="00981DA5" w:rsidRDefault="00981DA5" w:rsidP="00C243E3">
      <w:pPr>
        <w:rPr>
          <w:rFonts w:asciiTheme="minorHAnsi" w:hAnsiTheme="minorHAnsi" w:cstheme="minorHAnsi"/>
        </w:rPr>
      </w:pPr>
    </w:p>
    <w:p w14:paraId="632B5834" w14:textId="50A43D9E" w:rsidR="00C243E3" w:rsidRDefault="00981DA5" w:rsidP="00C243E3">
      <w:pPr>
        <w:rPr>
          <w:rFonts w:asciiTheme="minorHAnsi" w:hAnsiTheme="minorHAnsi" w:cstheme="minorHAnsi"/>
          <w:b/>
          <w:color w:val="009E60"/>
        </w:rPr>
      </w:pPr>
      <w:r>
        <w:rPr>
          <w:rFonts w:asciiTheme="minorHAnsi" w:hAnsiTheme="minorHAnsi" w:cstheme="minorHAnsi"/>
          <w:b/>
          <w:color w:val="009E60"/>
        </w:rPr>
        <w:t>Article 14 : Règlement intérieur, Code de conduite et procédures internes</w:t>
      </w:r>
    </w:p>
    <w:p w14:paraId="501869AB" w14:textId="77777777" w:rsidR="00C243E3" w:rsidRDefault="00C243E3" w:rsidP="00E8238C">
      <w:pPr>
        <w:jc w:val="both"/>
        <w:rPr>
          <w:rFonts w:asciiTheme="minorHAnsi" w:hAnsiTheme="minorHAnsi" w:cstheme="minorHAnsi"/>
        </w:rPr>
      </w:pPr>
    </w:p>
    <w:p w14:paraId="3591D18E" w14:textId="51695C12" w:rsidR="00C243E3" w:rsidRDefault="00981DA5" w:rsidP="00492F7C">
      <w:pPr>
        <w:jc w:val="both"/>
        <w:rPr>
          <w:rFonts w:asciiTheme="minorHAnsi" w:hAnsiTheme="minorHAnsi" w:cstheme="minorHAnsi"/>
        </w:rPr>
      </w:pPr>
      <w:r>
        <w:rPr>
          <w:rFonts w:asciiTheme="minorHAnsi" w:hAnsiTheme="minorHAnsi" w:cstheme="minorHAnsi"/>
        </w:rPr>
        <w:t xml:space="preserve">L’Employé devra se conformer aux stipulations du Règlement Intérieur, du Code Ethique, et de toutes procédures internes de la société. </w:t>
      </w:r>
    </w:p>
    <w:p w14:paraId="2D332E91" w14:textId="6D1F74FB" w:rsidR="00C243E3" w:rsidRDefault="00C243E3" w:rsidP="00492F7C">
      <w:pPr>
        <w:jc w:val="both"/>
        <w:rPr>
          <w:rFonts w:asciiTheme="minorHAnsi" w:hAnsiTheme="minorHAnsi" w:cstheme="minorHAnsi"/>
        </w:rPr>
      </w:pPr>
    </w:p>
    <w:p w14:paraId="2A3D4B65" w14:textId="4B0594A1" w:rsidR="005D20BF" w:rsidRDefault="00247C1E" w:rsidP="00492F7C">
      <w:pPr>
        <w:rPr>
          <w:rFonts w:asciiTheme="minorHAnsi" w:hAnsiTheme="minorHAnsi" w:cstheme="minorHAnsi"/>
          <w:b/>
          <w:color w:val="009E60"/>
          <w:u w:val="single"/>
        </w:rPr>
      </w:pPr>
      <w:r>
        <w:rPr>
          <w:rFonts w:asciiTheme="minorHAnsi" w:hAnsiTheme="minorHAnsi" w:cstheme="minorHAnsi"/>
          <w:b/>
          <w:color w:val="009E60"/>
        </w:rPr>
        <w:t>Article 15 : Autres conditions</w:t>
      </w:r>
    </w:p>
    <w:p w14:paraId="6DDF56AD" w14:textId="66E64881" w:rsidR="00492F7C" w:rsidRPr="00492F7C" w:rsidRDefault="00492F7C" w:rsidP="002D3C95">
      <w:pPr>
        <w:jc w:val="both"/>
        <w:rPr>
          <w:rFonts w:asciiTheme="minorHAnsi" w:hAnsiTheme="minorHAnsi" w:cstheme="minorHAnsi"/>
          <w:b/>
          <w:color w:val="009E60"/>
        </w:rPr>
      </w:pPr>
    </w:p>
    <w:p w14:paraId="1943E0CB" w14:textId="2C14EBA6" w:rsidR="00492F7C" w:rsidRDefault="00247C1E" w:rsidP="002D3C95">
      <w:pPr>
        <w:jc w:val="both"/>
        <w:rPr>
          <w:rFonts w:asciiTheme="minorHAnsi" w:hAnsiTheme="minorHAnsi" w:cstheme="minorHAnsi"/>
        </w:rPr>
      </w:pPr>
      <w:r>
        <w:rPr>
          <w:rFonts w:asciiTheme="minorHAnsi" w:hAnsiTheme="minorHAnsi" w:cstheme="minorHAnsi"/>
        </w:rPr>
        <w:lastRenderedPageBreak/>
        <w:t xml:space="preserve">Toutes les autres conditions de l’engagement, non précisées au présent contrat, sont celles fixées par la Convention Collective Interprofessionnelle de la République de Côte d’Ivoire dont l’Employé déclare avoir pris connaissance. </w:t>
      </w:r>
    </w:p>
    <w:p w14:paraId="6106DAF9" w14:textId="39A11373" w:rsidR="002D3C95" w:rsidRDefault="002D3C95" w:rsidP="002D3C95">
      <w:pPr>
        <w:jc w:val="both"/>
        <w:rPr>
          <w:rFonts w:asciiTheme="minorHAnsi" w:hAnsiTheme="minorHAnsi" w:cstheme="minorHAnsi"/>
        </w:rPr>
      </w:pPr>
    </w:p>
    <w:p w14:paraId="0F2F8705" w14:textId="6F1FB3F2" w:rsidR="002D3C95" w:rsidRDefault="008B0E92" w:rsidP="002D3C95">
      <w:pPr>
        <w:rPr>
          <w:rFonts w:asciiTheme="minorHAnsi" w:hAnsiTheme="minorHAnsi" w:cstheme="minorHAnsi"/>
          <w:b/>
          <w:color w:val="009E60"/>
        </w:rPr>
      </w:pPr>
      <w:r>
        <w:rPr>
          <w:rFonts w:asciiTheme="minorHAnsi" w:hAnsiTheme="minorHAnsi" w:cstheme="minorHAnsi"/>
          <w:b/>
          <w:color w:val="009E60"/>
        </w:rPr>
        <w:t>Article 16 : Règlement des différends</w:t>
      </w:r>
    </w:p>
    <w:p w14:paraId="551C7C09" w14:textId="2D5B7C6C" w:rsidR="002D3C95" w:rsidRDefault="002D3C95" w:rsidP="005D20BF">
      <w:pPr>
        <w:rPr>
          <w:rFonts w:asciiTheme="minorHAnsi" w:hAnsiTheme="minorHAnsi" w:cstheme="minorHAnsi"/>
        </w:rPr>
      </w:pPr>
    </w:p>
    <w:p w14:paraId="50F2E4B5" w14:textId="14DA4D37" w:rsidR="008B0E92" w:rsidRDefault="002D3C95" w:rsidP="002D3C95">
      <w:pPr>
        <w:jc w:val="both"/>
        <w:rPr>
          <w:rFonts w:asciiTheme="minorHAnsi" w:hAnsiTheme="minorHAnsi" w:cstheme="minorHAnsi"/>
        </w:rPr>
      </w:pPr>
      <w:r>
        <w:rPr>
          <w:rFonts w:asciiTheme="minorHAnsi" w:hAnsiTheme="minorHAnsi" w:cstheme="minorHAnsi"/>
        </w:rPr>
        <w:t>Les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4D123038" w14:textId="6B8B5644" w:rsidR="002D3C95" w:rsidRDefault="002D3C95" w:rsidP="009867DC">
      <w:pPr>
        <w:jc w:val="both"/>
        <w:rPr>
          <w:rFonts w:asciiTheme="minorHAnsi" w:hAnsiTheme="minorHAnsi" w:cstheme="minorHAnsi"/>
        </w:rPr>
      </w:pPr>
    </w:p>
    <w:p w14:paraId="7AD13330" w14:textId="7F4EE216" w:rsidR="002D3C95" w:rsidRDefault="008B0E92" w:rsidP="009867DC">
      <w:pPr>
        <w:jc w:val="both"/>
        <w:rPr>
          <w:rFonts w:asciiTheme="minorHAnsi" w:hAnsiTheme="minorHAnsi" w:cstheme="minorHAnsi"/>
          <w:b/>
          <w:color w:val="009E60"/>
        </w:rPr>
      </w:pPr>
      <w:r>
        <w:rPr>
          <w:rFonts w:asciiTheme="minorHAnsi" w:hAnsiTheme="minorHAnsi" w:cstheme="minorHAnsi"/>
          <w:b/>
          <w:color w:val="009E60"/>
        </w:rPr>
        <w:t>Article 17 – Conditions de modification des clauses du contrat de travail</w:t>
      </w:r>
    </w:p>
    <w:p w14:paraId="590A9A81" w14:textId="06D63157" w:rsidR="002D3C95" w:rsidRDefault="002D3C95" w:rsidP="009867DC">
      <w:pPr>
        <w:jc w:val="both"/>
        <w:rPr>
          <w:rFonts w:asciiTheme="minorHAnsi" w:hAnsiTheme="minorHAnsi" w:cstheme="minorHAnsi"/>
        </w:rPr>
      </w:pPr>
    </w:p>
    <w:p w14:paraId="198BED22" w14:textId="7BFB6BDA" w:rsidR="002D3C95" w:rsidRDefault="008B0E92" w:rsidP="009867DC">
      <w:pPr>
        <w:jc w:val="both"/>
        <w:rPr>
          <w:rFonts w:asciiTheme="minorHAnsi" w:hAnsiTheme="minorHAnsi" w:cstheme="minorHAnsi"/>
        </w:rPr>
      </w:pPr>
      <w:r>
        <w:rPr>
          <w:rFonts w:asciiTheme="minorHAnsi" w:hAnsiTheme="minorHAnsi" w:cstheme="minorHAnsi"/>
        </w:rPr>
        <w:t xml:space="preserve">Toute modification apportée à l’un des éléments du présent contrat de travail doit, au préalable, faire l’objet d’une notification écrite à l’Employé dans un délai maximum d’un mois. </w:t>
      </w:r>
    </w:p>
    <w:p w14:paraId="462818D7" w14:textId="0B4DD03E" w:rsidR="002D3C95" w:rsidRDefault="002D3C95" w:rsidP="009867DC">
      <w:pPr>
        <w:jc w:val="both"/>
        <w:rPr>
          <w:rFonts w:asciiTheme="minorHAnsi" w:hAnsiTheme="minorHAnsi" w:cstheme="minorHAnsi"/>
        </w:rPr>
      </w:pPr>
    </w:p>
    <w:p w14:paraId="3B1D3644" w14:textId="3561AD6A" w:rsidR="002D3C95" w:rsidRDefault="002D3C95" w:rsidP="009867DC">
      <w:pPr>
        <w:jc w:val="both"/>
        <w:rPr>
          <w:rFonts w:asciiTheme="minorHAnsi" w:hAnsiTheme="minorHAnsi" w:cstheme="minorHAnsi"/>
          <w:b/>
          <w:color w:val="009E60"/>
        </w:rPr>
      </w:pPr>
      <w:r>
        <w:rPr>
          <w:rFonts w:asciiTheme="minorHAnsi" w:hAnsiTheme="minorHAnsi" w:cstheme="minorHAnsi"/>
          <w:b/>
          <w:color w:val="009E60"/>
        </w:rPr>
        <w:t>Article 18 : Dossier individuel</w:t>
      </w:r>
    </w:p>
    <w:p w14:paraId="433A8FB9" w14:textId="77777777" w:rsidR="002D3C95" w:rsidRDefault="002D3C95" w:rsidP="009867DC">
      <w:pPr>
        <w:jc w:val="both"/>
        <w:rPr>
          <w:rFonts w:asciiTheme="minorHAnsi" w:hAnsiTheme="minorHAnsi" w:cstheme="minorHAnsi"/>
        </w:rPr>
      </w:pPr>
    </w:p>
    <w:p w14:paraId="75AC2463" w14:textId="0841FA31" w:rsidR="00B62999" w:rsidRDefault="00B62999" w:rsidP="009867DC">
      <w:pPr>
        <w:jc w:val="both"/>
        <w:rPr>
          <w:rFonts w:asciiTheme="minorHAnsi" w:hAnsiTheme="minorHAnsi" w:cstheme="minorHAnsi"/>
        </w:rPr>
      </w:pPr>
      <w:r>
        <w:rPr>
          <w:rFonts w:asciiTheme="minorHAnsi" w:hAnsiTheme="minorHAnsi" w:cstheme="minorHAnsi"/>
        </w:rPr>
        <w:t xml:space="preserve">L’Employé s’engage à fournir avec précision sans erreur ni dol, toutes les informations et pièces </w:t>
        <w:tab/>
        <w:t>administratives devant permettre à l’Employeur de mettre à jour son dossier individuel.</w:t>
      </w:r>
    </w:p>
    <w:p w14:paraId="6DB8B978" w14:textId="77777777" w:rsidR="00B62999" w:rsidRDefault="00B62999" w:rsidP="009867DC">
      <w:pPr>
        <w:jc w:val="both"/>
        <w:rPr>
          <w:rFonts w:asciiTheme="minorHAnsi" w:hAnsiTheme="minorHAnsi" w:cstheme="minorHAnsi"/>
        </w:rPr>
      </w:pPr>
    </w:p>
    <w:p w14:paraId="669FB597" w14:textId="77777777" w:rsidR="00B62999" w:rsidRDefault="00B62999" w:rsidP="009867DC">
      <w:pPr>
        <w:jc w:val="both"/>
        <w:rPr>
          <w:rFonts w:asciiTheme="minorHAnsi" w:hAnsiTheme="minorHAnsi" w:cstheme="minorHAnsi"/>
        </w:rPr>
      </w:pPr>
      <w:r>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56BE801F" w14:textId="73A7CD1C" w:rsidR="00B62999" w:rsidRDefault="00B62999" w:rsidP="009867DC">
      <w:pPr>
        <w:jc w:val="both"/>
        <w:rPr>
          <w:rFonts w:asciiTheme="minorHAnsi" w:hAnsiTheme="minorHAnsi" w:cstheme="minorHAnsi"/>
        </w:rPr>
      </w:pPr>
    </w:p>
    <w:p w14:paraId="1A2F6CBD" w14:textId="3B6A2F5D" w:rsidR="00B62999" w:rsidRDefault="00B62999" w:rsidP="00B62999">
      <w:pPr>
        <w:jc w:val="both"/>
        <w:rPr>
          <w:rFonts w:asciiTheme="minorHAnsi" w:hAnsiTheme="minorHAnsi" w:cstheme="minorHAnsi"/>
          <w:b/>
          <w:color w:val="009E60"/>
        </w:rPr>
      </w:pPr>
      <w:r>
        <w:rPr>
          <w:rFonts w:asciiTheme="minorHAnsi" w:hAnsiTheme="minorHAnsi" w:cstheme="minorHAnsi"/>
          <w:b/>
          <w:color w:val="009E60"/>
        </w:rPr>
        <w:t>Article 19 : Rupture du contrat</w:t>
      </w:r>
    </w:p>
    <w:p w14:paraId="7F7CB5C9" w14:textId="69FF909F" w:rsidR="00B62999" w:rsidRDefault="00B62999" w:rsidP="009867DC">
      <w:pPr>
        <w:jc w:val="both"/>
        <w:rPr>
          <w:rFonts w:asciiTheme="minorHAnsi" w:hAnsiTheme="minorHAnsi" w:cstheme="minorHAnsi"/>
        </w:rPr>
      </w:pPr>
    </w:p>
    <w:p w14:paraId="0CDCC056" w14:textId="77777777" w:rsidR="00B62999" w:rsidRDefault="00B62999" w:rsidP="009867DC">
      <w:pPr>
        <w:jc w:val="both"/>
        <w:rPr>
          <w:rFonts w:asciiTheme="minorHAnsi" w:hAnsiTheme="minorHAnsi" w:cstheme="minorHAnsi"/>
        </w:rPr>
      </w:pPr>
      <w:r>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1802863" w14:textId="77777777" w:rsidR="00B62999" w:rsidRDefault="00B62999" w:rsidP="009867DC">
      <w:pPr>
        <w:jc w:val="both"/>
        <w:rPr>
          <w:rFonts w:asciiTheme="minorHAnsi" w:hAnsiTheme="minorHAnsi" w:cstheme="minorHAnsi"/>
        </w:rPr>
      </w:pPr>
    </w:p>
    <w:p w14:paraId="35E52013" w14:textId="77777777" w:rsidR="00B62999" w:rsidRDefault="009867DC" w:rsidP="009867DC">
      <w:pPr>
        <w:jc w:val="both"/>
        <w:rPr>
          <w:rFonts w:asciiTheme="minorHAnsi" w:hAnsiTheme="minorHAnsi" w:cstheme="minorHAnsi"/>
        </w:rPr>
      </w:pPr>
      <w:r>
        <w:rPr>
          <w:rFonts w:asciiTheme="minorHAnsi" w:hAnsiTheme="minorHAnsi" w:cstheme="minorHAnsi"/>
        </w:rPr>
        <w:t>Cependant, le présent contrat pourra être résilié sans préavis ni indemnité d’aucune sorte en cas de faute lourde commise par l’Employé.</w:t>
      </w:r>
    </w:p>
    <w:p w14:paraId="1C3CA6CE" w14:textId="77777777" w:rsidR="00B62999" w:rsidRDefault="00B62999" w:rsidP="009867DC">
      <w:pPr>
        <w:jc w:val="both"/>
        <w:rPr>
          <w:rFonts w:asciiTheme="minorHAnsi" w:hAnsiTheme="minorHAnsi" w:cstheme="minorHAnsi"/>
        </w:rPr>
      </w:pPr>
    </w:p>
    <w:p w14:paraId="22DA2C46" w14:textId="77777777" w:rsidR="00FB0B5C" w:rsidRDefault="00B62999" w:rsidP="009867DC">
      <w:pPr>
        <w:jc w:val="both"/>
        <w:rPr>
          <w:rFonts w:asciiTheme="minorHAnsi" w:hAnsiTheme="minorHAnsi" w:cstheme="minorHAnsi"/>
        </w:rPr>
      </w:pPr>
      <w:r>
        <w:rPr>
          <w:rFonts w:asciiTheme="minorHAnsi" w:hAnsiTheme="minorHAnsi" w:cstheme="minorHAnsi"/>
        </w:rPr>
        <w:t>Sont obligatoirement considérées comme fautes lourdes, les fautes suivantes commises par l’Employé, sans que cette énumération soit limitative, sous réserve de l’appréciation des tribunaux :</w:t>
      </w:r>
    </w:p>
    <w:p w14:paraId="29F17605" w14:textId="77777777" w:rsidR="00FB0B5C" w:rsidRDefault="00FB0B5C" w:rsidP="009867DC">
      <w:pPr>
        <w:jc w:val="both"/>
        <w:rPr>
          <w:rFonts w:asciiTheme="minorHAnsi" w:hAnsiTheme="minorHAnsi" w:cstheme="minorHAnsi"/>
        </w:rPr>
      </w:pPr>
    </w:p>
    <w:p w14:paraId="2F4407EE" w14:textId="120E915E"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pendant le temps normalement consacré à son activité professionnelle ;</w:t>
      </w:r>
    </w:p>
    <w:p w14:paraId="587E94F9"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Toute action tendant à tromper la confiance de l’Employeur et tout manquement aux règles du secret professionnel ;</w:t>
      </w:r>
    </w:p>
    <w:p w14:paraId="72AF92CD"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ne pas se conformer aux clauses du présent contrat et du Règlement Intérieur ;</w:t>
      </w:r>
    </w:p>
    <w:p w14:paraId="511F0AC7"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Les retards et absences injustifiés de l’Employé ;</w:t>
      </w:r>
    </w:p>
    <w:p w14:paraId="04385A6A" w14:textId="348CB985"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ou non et/ou d’utiliser les moyens du service pour exercer des activités commerciales ou lucratives ;</w:t>
      </w:r>
    </w:p>
    <w:p w14:paraId="15B5EEEC" w14:textId="0114BB48" w:rsidR="00C66C24" w:rsidRPr="002A70B0" w:rsidRDefault="00C66C24" w:rsidP="00FB0B5C">
      <w:pPr>
        <w:pStyle w:val="Paragraphedeliste"/>
        <w:numPr>
          <w:ilvl w:val="0"/>
          <w:numId w:val="10"/>
        </w:numPr>
        <w:jc w:val="both"/>
        <w:rPr>
          <w:rFonts w:asciiTheme="minorHAnsi" w:hAnsiTheme="minorHAnsi" w:cstheme="minorHAnsi"/>
        </w:rPr>
      </w:pPr>
      <w:r>
        <w:rPr>
          <w:rStyle w:val="citation-145"/>
          <w:rFonts w:asciiTheme="minorHAnsi" w:hAnsiTheme="minorHAnsi" w:cstheme="minorHAnsi"/>
        </w:rPr>
        <w:lastRenderedPageBreak/>
        <w:t>Le non-respect des règles de sécurité et d'hygiène sur les chantiers ou sites clients</w:t>
      </w:r>
      <w:r>
        <w:rPr>
          <w:rFonts w:asciiTheme="minorHAnsi" w:hAnsiTheme="minorHAnsi" w:cstheme="minorHAnsi"/>
        </w:rPr>
        <w:t>.</w:t>
      </w:r>
    </w:p>
    <w:p w14:paraId="6A6C64FE" w14:textId="511ED039" w:rsidR="00C66C24" w:rsidRPr="002A70B0" w:rsidRDefault="00C66C24" w:rsidP="00FB0B5C">
      <w:pPr>
        <w:pStyle w:val="Paragraphedeliste"/>
        <w:numPr>
          <w:ilvl w:val="0"/>
          <w:numId w:val="10"/>
        </w:numPr>
        <w:jc w:val="both"/>
        <w:rPr>
          <w:rFonts w:asciiTheme="minorHAnsi" w:hAnsiTheme="minorHAnsi" w:cstheme="minorHAnsi"/>
        </w:rPr>
      </w:pPr>
      <w:r>
        <w:rPr>
          <w:rStyle w:val="citation-143"/>
          <w:rFonts w:asciiTheme="minorHAnsi" w:hAnsiTheme="minorHAnsi" w:cstheme="minorHAnsi"/>
        </w:rPr>
        <w:t>L'insubordination caractérisée ou le refus d'exécuter une tâche entrant dans ses compétences</w:t>
      </w:r>
      <w:r>
        <w:rPr>
          <w:rFonts w:asciiTheme="minorHAnsi" w:hAnsiTheme="minorHAnsi" w:cstheme="minorHAnsi"/>
        </w:rPr>
        <w:t>.</w:t>
      </w:r>
    </w:p>
    <w:p w14:paraId="53EB8263" w14:textId="40110B57" w:rsidR="00FB0B5C" w:rsidRP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 xml:space="preserve">Le fait, d’une façon générale, de ne pas se conformer aux directives de l’Employeur.  </w:t>
      </w:r>
    </w:p>
    <w:p w14:paraId="25FB6FCF" w14:textId="09FEF5FD" w:rsidR="00FB0B5C" w:rsidRDefault="00FB0B5C" w:rsidP="009867DC">
      <w:pPr>
        <w:jc w:val="both"/>
        <w:rPr>
          <w:rFonts w:asciiTheme="minorHAnsi" w:hAnsiTheme="minorHAnsi" w:cstheme="minorHAnsi"/>
        </w:rPr>
      </w:pPr>
    </w:p>
    <w:p w14:paraId="70C584A0" w14:textId="5A5E10F9" w:rsidR="00FB0B5C" w:rsidRDefault="00FB0B5C" w:rsidP="009867DC">
      <w:pPr>
        <w:jc w:val="both"/>
        <w:rPr>
          <w:rFonts w:asciiTheme="minorHAnsi" w:hAnsiTheme="minorHAnsi" w:cstheme="minorHAnsi"/>
        </w:rPr>
      </w:pPr>
      <w:r>
        <w:rPr>
          <w:rFonts w:asciiTheme="minorHAnsi" w:hAnsiTheme="minorHAnsi" w:cstheme="minorHAnsi"/>
        </w:rPr>
        <w:t>L’Employé ne pourra jamais invoquer l’autorisation verbale ou tacite de la part de l’Employeur pour se soustraire aux clauses et conditions du présent contrat, toute dérogation devant nécessairement être écrite.</w:t>
      </w:r>
    </w:p>
    <w:p w14:paraId="49AF11FE" w14:textId="2E00A0D4" w:rsidR="00FB0B5C" w:rsidRDefault="00FB0B5C" w:rsidP="002A70B0">
      <w:pPr>
        <w:jc w:val="both"/>
        <w:rPr>
          <w:rFonts w:asciiTheme="minorHAnsi" w:hAnsiTheme="minorHAnsi" w:cstheme="minorHAnsi"/>
        </w:rPr>
      </w:pPr>
    </w:p>
    <w:p w14:paraId="1A2B001" w14:textId="77777777" w:rsidR="00CC0001" w:rsidRDefault="00CC0001" w:rsidP="00CC0001">
      <w:pPr>
        <w:jc w:val="both"/>
        <w:rPr>
          <w:rFonts w:asciiTheme="minorHAnsi" w:hAnsiTheme="minorHAnsi" w:cstheme="minorHAnsi"/>
          <w:b/>
          <w:bCs/>
          <w:color w:val="009E60"/>
        </w:rPr>
      </w:pPr>
      <w:ins w:id="204" w:author="AT225" w:date="2026-06-15T00:00:00Z">
        <w:r>
          <w:rPr>
            <w:rFonts w:asciiTheme="minorHAnsi" w:hAnsiTheme="minorHAnsi" w:cstheme="minorHAnsi"/>
            <w:b/>
            <w:bCs/>
            <w:color w:val="009E60"/>
          </w:rPr>
          <w:t xml:space="preserve">Article 19bis : Rupture anticipée en raison de l'arrêt de mission par le client utilisateur</w:t>
        </w:r>
      </w:ins>
    </w:p>
    <w:p w14:paraId="1A2B002" w14:textId="77777777" w:rsidR="00CC0001" w:rsidRDefault="00CC0001" w:rsidP="00CC0001">
      <w:pPr>
        <w:jc w:val="both"/>
        <w:rPr>
          <w:rFonts w:asciiTheme="minorHAnsi" w:hAnsiTheme="minorHAnsi" w:cstheme="minorHAnsi"/>
        </w:rPr>
      </w:pPr>
    </w:p>
    <w:p w14:paraId="1A2B003" w14:textId="77777777" w:rsidR="00CC0001" w:rsidRDefault="00CC0001" w:rsidP="00CC0001">
      <w:pPr>
        <w:jc w:val="both"/>
        <w:rPr>
          <w:rFonts w:asciiTheme="minorHAnsi" w:hAnsiTheme="minorHAnsi" w:cstheme="minorHAnsi"/>
        </w:rPr>
      </w:pPr>
      <w:ins w:id="208" w:author="AT225" w:date="2026-06-15T00:00:00Z">
        <w:r>
          <w:rPr>
            <w:rFonts w:asciiTheme="minorHAnsi" w:hAnsiTheme="minorHAnsi" w:cstheme="minorHAnsi"/>
          </w:rPr>
          <w:t xml:space="preserve">L'Employé reconnaît et accepte que le présent contrat est conclu dans le cadre spécifique d'une mission d'assistance technique auprès d'une entreprise utilisatrice cliente d'AT225. La durée du présent contrat est directement liée à la réalisation de cette mission. L'Employé déclare en avoir été expressément informé avant la signature des présentes.</w:t>
        </w:r>
      </w:ins>
    </w:p>
    <w:p w14:paraId="1A2B004" w14:textId="77777777" w:rsidR="00CC0001" w:rsidRDefault="00CC0001" w:rsidP="00CC0001">
      <w:pPr>
        <w:jc w:val="both"/>
        <w:rPr>
          <w:rFonts w:asciiTheme="minorHAnsi" w:hAnsiTheme="minorHAnsi" w:cstheme="minorHAnsi"/>
        </w:rPr>
      </w:pPr>
      <w:ins w:id="210" w:author="AT225" w:date="2026-06-15T00:00:00Z">
        <w:r>
          <w:rPr>
            <w:rFonts w:asciiTheme="minorHAnsi" w:hAnsiTheme="minorHAnsi" w:cstheme="minorHAnsi"/>
          </w:rPr>
          <w:t xml:space="preserve">Dans l'hypothèse où l'entreprise utilisatrice mettrait fin à la mission avant le terme prévu du présent contrat, pour des raisons indépendantes de la volonté et de la faute d'AT225, cet événement constitue un événement exogène équivalent à un cas de force majeure, justifiant la rupture anticipée du présent contrat. En pareil cas : (a) AT225 notifiera l'Employé par écrit dans les meilleurs délais ; (b) les droits légaux de l'Employé (salaires acquis, congés, indemnités minimales prévues par la loi n°2015-532) seront intégralement respectés et réglés par AT225 ; (c) l'Employé s'interdit toute démarche ou action judiciaire directe à l'encontre de l'entreprise utilisatrice au titre de la cessation de la mission ; (d) toute indemnité de rupture anticipée due en application des dispositions légales sera calculée conformément aux dispositions minimales du Code du Travail ivoirien et récupérée par AT225 auprès du client utilisateur en application des stipulations contractuelles conclues entre AT225 et ce client.</w:t>
        </w:r>
      </w:ins>
    </w:p>
    <w:p w14:paraId="1A2B005" w14:textId="77777777" w:rsidR="00CC0001" w:rsidRDefault="00CC0001" w:rsidP="00CC0001">
      <w:pPr>
        <w:jc w:val="both"/>
        <w:rPr>
          <w:rFonts w:asciiTheme="minorHAnsi" w:hAnsiTheme="minorHAnsi" w:cstheme="minorHAnsi"/>
        </w:rPr>
      </w:pPr>
      <w:ins w:id="212" w:author="AT225" w:date="2026-06-15T00:00:00Z">
        <w:r>
          <w:rPr>
            <w:rFonts w:asciiTheme="minorHAnsi" w:hAnsiTheme="minorHAnsi" w:cstheme="minorHAnsi"/>
          </w:rPr>
          <w:t xml:space="preserve">L'Employé reconnaît avoir été expressément informé de cette modalité spécifique à l'activité d'assistance technique avant la signature du présent contrat.</w:t>
        </w:r>
      </w:ins>
    </w:p>
    <w:p w14:paraId="1A2B006" w14:textId="77777777" w:rsidR="00CC0001" w:rsidRDefault="00CC0001" w:rsidP="00CC0001">
      <w:pPr>
        <w:jc w:val="both"/>
        <w:rPr>
          <w:rFonts w:asciiTheme="minorHAnsi" w:hAnsiTheme="minorHAnsi" w:cstheme="minorHAnsi"/>
        </w:rPr>
      </w:pPr>
    </w:p>
    <w:p w14:paraId="5D7DE1B3" w14:textId="77777777" w:rsidR="004167CC" w:rsidRPr="002A70B0" w:rsidRDefault="004167CC" w:rsidP="002A70B0">
      <w:pPr>
        <w:jc w:val="both"/>
        <w:rPr>
          <w:rFonts w:asciiTheme="minorHAnsi" w:hAnsiTheme="minorHAnsi" w:cstheme="minorHAnsi"/>
          <w:b/>
          <w:color w:val="009E60"/>
        </w:rPr>
      </w:pPr>
      <w:r>
        <w:rPr>
          <w:rFonts w:asciiTheme="minorHAnsi" w:hAnsiTheme="minorHAnsi" w:cstheme="minorHAnsi"/>
          <w:b/>
          <w:color w:val="009E60"/>
        </w:rPr>
        <w:t>Article 20 : Protection de l’image de marque et de la réputation</w:t>
      </w:r>
    </w:p>
    <w:p w14:paraId="414878DA" w14:textId="77777777" w:rsidR="004167CC" w:rsidRPr="002A70B0" w:rsidRDefault="004167CC" w:rsidP="002A70B0">
      <w:pPr>
        <w:jc w:val="both"/>
        <w:rPr>
          <w:rFonts w:asciiTheme="minorHAnsi" w:hAnsiTheme="minorHAnsi" w:cstheme="minorHAnsi"/>
          <w:b/>
          <w:color w:val="009E60"/>
        </w:rPr>
      </w:pPr>
    </w:p>
    <w:p w14:paraId="14512175" w14:textId="77777777" w:rsidR="004167CC" w:rsidRPr="002A70B0" w:rsidRDefault="004167CC" w:rsidP="002A70B0">
      <w:pPr>
        <w:jc w:val="both"/>
        <w:rPr>
          <w:rFonts w:asciiTheme="minorHAnsi" w:hAnsiTheme="minorHAnsi" w:cstheme="minorHAnsi"/>
        </w:rPr>
      </w:pPr>
      <w:r>
        <w:rPr>
          <w:rFonts w:asciiTheme="minorHAnsi" w:hAnsiTheme="minorHAnsi" w:cstheme="minorHAnsi"/>
        </w:rPr>
        <w:t xml:space="preserve">L’Employé s’engage, tant durant l’exécution du présent contrat qu’après sa rupture, à préserver l’image de marque et la réputation de la société </w:t>
      </w:r>
      <w:r>
        <w:rPr>
          <w:rFonts w:asciiTheme="minorHAnsi" w:hAnsiTheme="minorHAnsi" w:cstheme="minorHAnsi"/>
          <w:b/>
          <w:bCs/>
        </w:rPr>
        <w:t>AT225</w:t>
      </w:r>
      <w:r>
        <w:rPr>
          <w:rFonts w:asciiTheme="minorHAnsi" w:hAnsiTheme="minorHAnsi" w:cstheme="minorHAnsi"/>
        </w:rPr>
        <w:t xml:space="preserve"> ainsi que celles de l’entreprise utilisatrice.</w:t>
      </w:r>
    </w:p>
    <w:p w14:paraId="077D4C51" w14:textId="77777777" w:rsidR="004167CC" w:rsidRPr="002A70B0" w:rsidRDefault="004167CC" w:rsidP="002A70B0">
      <w:pPr>
        <w:jc w:val="both"/>
        <w:rPr>
          <w:rFonts w:asciiTheme="minorHAnsi" w:hAnsiTheme="minorHAnsi" w:cstheme="minorHAnsi"/>
        </w:rPr>
      </w:pPr>
    </w:p>
    <w:p w14:paraId="6CE5657D" w14:textId="77777777" w:rsidR="004167CC" w:rsidRPr="002A70B0" w:rsidRDefault="004167CC" w:rsidP="002A70B0">
      <w:pPr>
        <w:jc w:val="both"/>
        <w:rPr>
          <w:rFonts w:asciiTheme="minorHAnsi" w:hAnsiTheme="minorHAnsi" w:cstheme="minorHAnsi"/>
          <w:lang w:val="fr-CI"/>
        </w:rPr>
      </w:pPr>
      <w:r>
        <w:rPr>
          <w:rFonts w:asciiTheme="minorHAnsi" w:hAnsiTheme="minorHAnsi" w:cstheme="minorHAnsi"/>
          <w:lang w:val="fr-CI"/>
        </w:rPr>
        <w:t>À ce titre, l'Employé s'interdit :</w:t>
      </w:r>
    </w:p>
    <w:p w14:paraId="377350BD" w14:textId="77777777" w:rsidR="004167CC" w:rsidRPr="002A70B0" w:rsidRDefault="004167CC" w:rsidP="002A70B0">
      <w:pPr>
        <w:jc w:val="both"/>
        <w:rPr>
          <w:rFonts w:asciiTheme="minorHAnsi" w:hAnsiTheme="minorHAnsi" w:cstheme="minorHAnsi"/>
          <w:lang w:val="fr-CI"/>
        </w:rPr>
      </w:pPr>
    </w:p>
    <w:p w14:paraId="5DED44E4" w14:textId="77777777" w:rsidR="004167CC" w:rsidRPr="002A70B0" w:rsidRDefault="004167CC" w:rsidP="002A70B0">
      <w:pPr>
        <w:numPr>
          <w:ilvl w:val="0"/>
          <w:numId w:val="13"/>
        </w:numPr>
        <w:jc w:val="both"/>
        <w:rPr>
          <w:rFonts w:asciiTheme="minorHAnsi" w:hAnsiTheme="minorHAnsi" w:cstheme="minorHAnsi"/>
          <w:lang w:val="fr-CI"/>
        </w:rPr>
      </w:pPr>
      <w:r>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7278BDAF" w14:textId="77777777" w:rsidR="004167CC" w:rsidRPr="002A70B0" w:rsidRDefault="004167CC" w:rsidP="002A70B0">
      <w:pPr>
        <w:ind w:left="720"/>
        <w:jc w:val="both"/>
        <w:rPr>
          <w:rFonts w:asciiTheme="minorHAnsi" w:hAnsiTheme="minorHAnsi" w:cstheme="minorHAnsi"/>
          <w:lang w:val="fr-CI"/>
        </w:rPr>
      </w:pPr>
    </w:p>
    <w:p w14:paraId="1D11E121" w14:textId="77777777" w:rsidR="004167CC" w:rsidRPr="002A70B0" w:rsidRDefault="004167CC" w:rsidP="002A70B0">
      <w:pPr>
        <w:numPr>
          <w:ilvl w:val="0"/>
          <w:numId w:val="13"/>
        </w:numPr>
        <w:jc w:val="both"/>
        <w:rPr>
          <w:rFonts w:asciiTheme="minorHAnsi" w:hAnsiTheme="minorHAnsi" w:cstheme="minorHAnsi"/>
          <w:lang w:val="fr-CI"/>
        </w:rPr>
      </w:pPr>
      <w:r>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Pr>
          <w:rFonts w:asciiTheme="minorHAnsi" w:hAnsiTheme="minorHAnsi" w:cstheme="minorHAnsi"/>
          <w:b/>
          <w:bCs/>
          <w:lang w:val="fr-CI"/>
        </w:rPr>
        <w:t>AT225</w:t>
      </w:r>
      <w:r>
        <w:rPr>
          <w:rFonts w:asciiTheme="minorHAnsi" w:hAnsiTheme="minorHAnsi" w:cstheme="minorHAnsi"/>
          <w:lang w:val="fr-CI"/>
        </w:rPr>
        <w:t>.</w:t>
      </w:r>
    </w:p>
    <w:p w14:paraId="51F680E2" w14:textId="77777777" w:rsidR="004167CC" w:rsidRPr="002A70B0" w:rsidRDefault="004167CC" w:rsidP="002A70B0">
      <w:pPr>
        <w:pStyle w:val="NormalWeb"/>
        <w:numPr>
          <w:ilvl w:val="0"/>
          <w:numId w:val="13"/>
        </w:numPr>
        <w:jc w:val="both"/>
        <w:rPr>
          <w:rFonts w:asciiTheme="minorHAnsi" w:hAnsiTheme="minorHAnsi" w:cstheme="minorHAnsi"/>
          <w:lang w:val="fr-CI"/>
        </w:rPr>
      </w:pPr>
      <w:r>
        <w:rPr>
          <w:rStyle w:val="citation-66"/>
          <w:rFonts w:asciiTheme="minorHAnsi" w:hAnsiTheme="minorHAnsi" w:cstheme="minorHAnsi"/>
          <w:lang w:val="fr-CI"/>
        </w:rPr>
        <w:t xml:space="preserve">D'utiliser le logo ou les signes distinctifs de </w:t>
      </w:r>
      <w:r>
        <w:rPr>
          <w:rStyle w:val="citation-66"/>
          <w:rFonts w:asciiTheme="minorHAnsi" w:hAnsiTheme="minorHAnsi" w:cstheme="minorHAnsi"/>
          <w:b/>
          <w:bCs/>
          <w:lang w:val="fr-CI"/>
        </w:rPr>
        <w:t>AT225</w:t>
      </w:r>
      <w:r>
        <w:rPr>
          <w:rStyle w:val="citation-66"/>
          <w:rFonts w:asciiTheme="minorHAnsi" w:hAnsiTheme="minorHAnsi" w:cstheme="minorHAnsi"/>
          <w:lang w:val="fr-CI"/>
        </w:rPr>
        <w:t xml:space="preserve"> ou du client à des fins personnelles ou de manière préjudiciable aux intérêts de l'entreprise</w:t>
      </w:r>
      <w:r>
        <w:rPr>
          <w:rFonts w:asciiTheme="minorHAnsi" w:hAnsiTheme="minorHAnsi" w:cstheme="minorHAnsi"/>
          <w:lang w:val="fr-CI"/>
        </w:rPr>
        <w:t>.</w:t>
      </w:r>
    </w:p>
    <w:p w14:paraId="78BB4C65" w14:textId="77777777" w:rsidR="004167CC" w:rsidRPr="00F10869" w:rsidRDefault="004167CC" w:rsidP="002A70B0">
      <w:pPr>
        <w:pStyle w:val="NormalWeb"/>
        <w:jc w:val="both"/>
        <w:rPr>
          <w:rFonts w:asciiTheme="minorHAnsi" w:hAnsiTheme="minorHAnsi" w:cstheme="minorHAnsi"/>
          <w:lang w:val="fr-CI"/>
        </w:rPr>
      </w:pPr>
      <w:r>
        <w:rPr>
          <w:rStyle w:val="citation-65"/>
          <w:rFonts w:asciiTheme="minorHAnsi" w:hAnsiTheme="minorHAnsi" w:cstheme="minorHAnsi"/>
          <w:lang w:val="fr-CI"/>
        </w:rPr>
        <w:t>Tout manquement à cette obligation de loyauté et de réserve pourra être considéré comme une faute lourde, conformément à l’Article 19 du présent contrat, et exposer l’Employé à des poursuites civiles en réparation du préjudice subi</w:t>
      </w:r>
      <w:r>
        <w:rPr>
          <w:rFonts w:asciiTheme="minorHAnsi" w:hAnsiTheme="minorHAnsi" w:cstheme="minorHAnsi"/>
          <w:lang w:val="fr-CI"/>
        </w:rPr>
        <w:t>.</w:t>
      </w:r>
    </w:p>
    <w:p w14:paraId="6926A454" w14:textId="77777777" w:rsidR="004167CC" w:rsidRPr="004167CC" w:rsidRDefault="004167CC" w:rsidP="009867DC">
      <w:pPr>
        <w:jc w:val="both"/>
        <w:rPr>
          <w:rFonts w:asciiTheme="minorHAnsi" w:hAnsiTheme="minorHAnsi" w:cstheme="minorHAnsi"/>
          <w:lang w:val="fr-CI"/>
        </w:rPr>
      </w:pPr>
    </w:p>
    <w:p w14:paraId="69ECAB08" w14:textId="73F2EC59" w:rsidR="00C66C24" w:rsidRPr="002A70B0" w:rsidRDefault="00C66C24" w:rsidP="002A70B0">
      <w:pPr>
        <w:jc w:val="both"/>
        <w:rPr>
          <w:rFonts w:asciiTheme="minorHAnsi" w:hAnsiTheme="minorHAnsi" w:cstheme="minorHAnsi"/>
          <w:b/>
          <w:color w:val="009E60"/>
        </w:rPr>
      </w:pPr>
      <w:r>
        <w:rPr>
          <w:rFonts w:asciiTheme="minorHAnsi" w:hAnsiTheme="minorHAnsi" w:cstheme="minorHAnsi"/>
          <w:b/>
          <w:color w:val="009E60"/>
        </w:rPr>
        <w:t>Article 21 : Clause de loyauté et de non-sollicitation</w:t>
      </w:r>
    </w:p>
    <w:p w14:paraId="7E483B6F" w14:textId="518831E0" w:rsidR="00C66C24" w:rsidRPr="002A70B0" w:rsidRDefault="00C66C24" w:rsidP="002A70B0">
      <w:pPr>
        <w:jc w:val="both"/>
        <w:rPr>
          <w:rFonts w:asciiTheme="minorHAnsi" w:hAnsiTheme="minorHAnsi" w:cstheme="minorHAnsi"/>
        </w:rPr>
      </w:pPr>
    </w:p>
    <w:p w14:paraId="6639235D" w14:textId="77777777" w:rsidR="00C66C24" w:rsidRPr="002A70B0" w:rsidRDefault="00C66C24" w:rsidP="002A70B0">
      <w:pPr>
        <w:pStyle w:val="NormalWeb"/>
        <w:jc w:val="both"/>
        <w:rPr>
          <w:rFonts w:asciiTheme="minorHAnsi" w:hAnsiTheme="minorHAnsi" w:cstheme="minorHAnsi"/>
          <w:lang w:val="fr-CI"/>
        </w:rPr>
      </w:pPr>
      <w:r>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Pr>
          <w:rStyle w:val="citation-202"/>
          <w:rFonts w:asciiTheme="minorHAnsi" w:hAnsiTheme="minorHAnsi" w:cstheme="minorHAnsi"/>
          <w:b/>
          <w:bCs/>
          <w:lang w:val="fr-CI"/>
        </w:rPr>
        <w:t>AT225</w:t>
      </w:r>
      <w:r>
        <w:rPr>
          <w:rFonts w:asciiTheme="minorHAnsi" w:hAnsiTheme="minorHAnsi" w:cstheme="minorHAnsi"/>
          <w:lang w:val="fr-CI"/>
        </w:rPr>
        <w:t>.</w:t>
      </w:r>
    </w:p>
    <w:p w14:paraId="390EA1AB" w14:textId="77777777" w:rsidR="00C66C24" w:rsidRPr="002A70B0" w:rsidRDefault="00C66C24" w:rsidP="002A70B0">
      <w:pPr>
        <w:pStyle w:val="NormalWeb"/>
        <w:jc w:val="both"/>
        <w:rPr>
          <w:rFonts w:asciiTheme="minorHAnsi" w:hAnsiTheme="minorHAnsi" w:cstheme="minorHAnsi"/>
          <w:lang w:val="fr-CI"/>
        </w:rPr>
      </w:pPr>
      <w:r>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52377D8" w14:textId="5A6878F2" w:rsidR="00C66C24" w:rsidRPr="002A70B0" w:rsidRDefault="00C66C24" w:rsidP="002A70B0">
      <w:pPr>
        <w:pStyle w:val="NormalWeb"/>
        <w:numPr>
          <w:ilvl w:val="0"/>
          <w:numId w:val="11"/>
        </w:numPr>
        <w:jc w:val="both"/>
        <w:rPr>
          <w:rFonts w:asciiTheme="minorHAnsi" w:hAnsiTheme="minorHAnsi" w:cstheme="minorHAnsi"/>
          <w:lang w:val="fr-CI"/>
        </w:rPr>
      </w:pPr>
      <w:r>
        <w:rPr>
          <w:rStyle w:val="citation-201"/>
          <w:rFonts w:asciiTheme="minorHAnsi" w:hAnsiTheme="minorHAnsi" w:cstheme="minorHAnsi"/>
          <w:lang w:val="fr-CI"/>
        </w:rPr>
        <w:t xml:space="preserve">De solliciter, de démarcher ou d’entrer directement en relation d’affaires avec les clients de la société </w:t>
      </w:r>
      <w:r>
        <w:rPr>
          <w:rStyle w:val="citation-201"/>
          <w:rFonts w:asciiTheme="minorHAnsi" w:hAnsiTheme="minorHAnsi" w:cstheme="minorHAnsi"/>
          <w:b/>
          <w:bCs/>
          <w:lang w:val="fr-CI"/>
        </w:rPr>
        <w:t>AT225</w:t>
      </w:r>
      <w:r>
        <w:rPr>
          <w:rStyle w:val="citation-201"/>
          <w:rFonts w:asciiTheme="minorHAnsi" w:hAnsiTheme="minorHAnsi" w:cstheme="minorHAnsi"/>
          <w:lang w:val="fr-CI"/>
        </w:rPr>
        <w:t xml:space="preserve"> auprès desquels il a effectué une mission ou dont il a eu connaissance des projets dans le cadre de ses fonctions</w:t>
      </w:r>
      <w:r>
        <w:rPr>
          <w:rFonts w:asciiTheme="minorHAnsi" w:hAnsiTheme="minorHAnsi" w:cstheme="minorHAnsi"/>
          <w:lang w:val="fr-CI"/>
        </w:rPr>
        <w:t>.</w:t>
      </w:r>
    </w:p>
    <w:p w14:paraId="65DA1447" w14:textId="77777777" w:rsidR="00C66C24" w:rsidRPr="002A70B0" w:rsidRDefault="00C66C24" w:rsidP="002A70B0">
      <w:pPr>
        <w:pStyle w:val="NormalWeb"/>
        <w:numPr>
          <w:ilvl w:val="0"/>
          <w:numId w:val="11"/>
        </w:numPr>
        <w:jc w:val="both"/>
        <w:rPr>
          <w:rFonts w:asciiTheme="minorHAnsi" w:hAnsiTheme="minorHAnsi" w:cstheme="minorHAnsi"/>
          <w:lang w:val="fr-CI"/>
        </w:rPr>
      </w:pPr>
      <w:r>
        <w:rPr>
          <w:rStyle w:val="citation-200"/>
          <w:rFonts w:asciiTheme="minorHAnsi" w:hAnsiTheme="minorHAnsi" w:cstheme="minorHAnsi"/>
          <w:lang w:val="fr-CI"/>
        </w:rPr>
        <w:lastRenderedPageBreak/>
        <w:t xml:space="preserve">De se faire embaucher, sous quelque forme que ce soit (salariat, consultance, sous-traitance), directement ou indirectement, par l'entreprise utilisatrice chez laquelle il a été affecté, sans l’accord préalable et écrit de la société </w:t>
      </w:r>
      <w:r>
        <w:rPr>
          <w:rStyle w:val="citation-200"/>
          <w:rFonts w:asciiTheme="minorHAnsi" w:hAnsiTheme="minorHAnsi" w:cstheme="minorHAnsi"/>
          <w:b/>
          <w:bCs/>
          <w:lang w:val="fr-CI"/>
        </w:rPr>
        <w:t>AT225</w:t>
      </w:r>
      <w:r>
        <w:rPr>
          <w:rFonts w:asciiTheme="minorHAnsi" w:hAnsiTheme="minorHAnsi" w:cstheme="minorHAnsi"/>
          <w:lang w:val="fr-CI"/>
        </w:rPr>
        <w:t>.</w:t>
      </w:r>
    </w:p>
    <w:p w14:paraId="7A48E825" w14:textId="77777777" w:rsidR="00C66C24" w:rsidRPr="002A70B0" w:rsidRDefault="00C66C24" w:rsidP="002A70B0">
      <w:pPr>
        <w:pStyle w:val="NormalWeb"/>
        <w:numPr>
          <w:ilvl w:val="0"/>
          <w:numId w:val="11"/>
        </w:numPr>
        <w:jc w:val="both"/>
        <w:rPr>
          <w:rFonts w:asciiTheme="minorHAnsi" w:hAnsiTheme="minorHAnsi" w:cstheme="minorHAnsi"/>
          <w:lang w:val="fr-CI"/>
        </w:rPr>
      </w:pPr>
      <w:r>
        <w:rPr>
          <w:rStyle w:val="citation-199"/>
          <w:rFonts w:asciiTheme="minorHAnsi" w:hAnsiTheme="minorHAnsi" w:cstheme="minorHAnsi"/>
          <w:lang w:val="fr-CI"/>
        </w:rPr>
        <w:t>De détourner ou de tenter de détourner tout client ou personnel de l'Employeur au profit d'une entreprise concurrente ou pour son propre compte</w:t>
      </w:r>
      <w:r>
        <w:rPr>
          <w:rFonts w:asciiTheme="minorHAnsi" w:hAnsiTheme="minorHAnsi" w:cstheme="minorHAnsi"/>
          <w:lang w:val="fr-CI"/>
        </w:rPr>
        <w:t>.</w:t>
      </w:r>
    </w:p>
    <w:p w14:paraId="498E6950" w14:textId="33AFE2C1" w:rsidR="00C66C24" w:rsidRDefault="00C66C24" w:rsidP="002A70B0">
      <w:pPr>
        <w:pStyle w:val="NormalWeb"/>
        <w:jc w:val="both"/>
        <w:rPr>
          <w:rFonts w:asciiTheme="minorHAnsi" w:hAnsiTheme="minorHAnsi" w:cstheme="minorHAnsi"/>
          <w:lang w:val="fr-CI"/>
        </w:rPr>
      </w:pPr>
      <w:r>
        <w:rPr>
          <w:rStyle w:val="citation-198"/>
          <w:rFonts w:asciiTheme="minorHAnsi" w:hAnsiTheme="minorHAnsi" w:cstheme="minorHAnsi"/>
          <w:lang w:val="fr-CI"/>
        </w:rPr>
        <w:t xml:space="preserve">Tout manquement à cette clause sera considéré comme une faute lourde </w:t>
      </w:r>
      <w:r>
        <w:rPr>
          <w:rFonts w:asciiTheme="minorHAnsi" w:hAnsiTheme="minorHAnsi" w:cstheme="minorHAnsi"/>
          <w:lang w:val="fr-CI"/>
        </w:rPr>
        <w:t xml:space="preserve">et pourra donner lieu au versement de dommages-intérêts au profit de la société </w:t>
      </w:r>
      <w:r>
        <w:rPr>
          <w:rFonts w:asciiTheme="minorHAnsi" w:hAnsiTheme="minorHAnsi" w:cstheme="minorHAnsi"/>
          <w:b/>
          <w:bCs/>
          <w:lang w:val="fr-CI"/>
        </w:rPr>
        <w:t>AT225</w:t>
      </w:r>
      <w:r>
        <w:rPr>
          <w:rFonts w:asciiTheme="minorHAnsi" w:hAnsiTheme="minorHAnsi" w:cstheme="minorHAnsi"/>
          <w:lang w:val="fr-CI"/>
        </w:rPr>
        <w:t xml:space="preserve"> en réparation du préjudice commercial et organisationnel subi.</w:t>
      </w:r>
    </w:p>
    <w:p w14:paraId="7D9AE1AC" w14:textId="77777777" w:rsidR="004167CC" w:rsidRDefault="004167CC" w:rsidP="00C66C24">
      <w:pPr>
        <w:pStyle w:val="NormalWeb"/>
        <w:rPr>
          <w:rFonts w:asciiTheme="minorHAnsi" w:hAnsiTheme="minorHAnsi" w:cstheme="minorHAnsi"/>
          <w:lang w:val="fr-CI"/>
        </w:rPr>
      </w:pPr>
    </w:p>
    <w:p w14:paraId="19873882" w14:textId="23E27009" w:rsidR="00D53F6D" w:rsidRPr="002A70B0" w:rsidRDefault="00D53F6D" w:rsidP="002A70B0">
      <w:pPr>
        <w:jc w:val="both"/>
        <w:rPr>
          <w:rFonts w:asciiTheme="minorHAnsi" w:hAnsiTheme="minorHAnsi" w:cstheme="minorHAnsi"/>
          <w:b/>
          <w:color w:val="009E60"/>
        </w:rPr>
      </w:pPr>
      <w:r>
        <w:rPr>
          <w:rFonts w:asciiTheme="minorHAnsi" w:hAnsiTheme="minorHAnsi" w:cstheme="minorHAnsi"/>
          <w:b/>
          <w:color w:val="009E60"/>
        </w:rPr>
        <w:t>Article 22 : Responsabilité et garde du matériel</w:t>
      </w:r>
    </w:p>
    <w:p w14:paraId="40F0CEA7" w14:textId="77777777" w:rsidR="004167CC" w:rsidRPr="002A70B0" w:rsidRDefault="004167CC" w:rsidP="002A70B0">
      <w:pPr>
        <w:jc w:val="both"/>
        <w:rPr>
          <w:rFonts w:asciiTheme="minorHAnsi" w:hAnsiTheme="minorHAnsi" w:cstheme="minorHAnsi"/>
          <w:b/>
          <w:color w:val="009E60"/>
        </w:rPr>
      </w:pPr>
    </w:p>
    <w:p w14:paraId="738FA3B2" w14:textId="371B1249" w:rsidR="00D53F6D" w:rsidRPr="002A70B0"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Pr>
          <w:rFonts w:asciiTheme="minorHAnsi" w:hAnsiTheme="minorHAnsi" w:cstheme="minorHAnsi"/>
          <w:b/>
          <w:bCs/>
          <w:lang w:val="fr-CI"/>
        </w:rPr>
        <w:t>AT225</w:t>
      </w:r>
      <w:r>
        <w:rPr>
          <w:rFonts w:asciiTheme="minorHAnsi" w:hAnsiTheme="minorHAnsi" w:cstheme="minorHAnsi"/>
          <w:lang w:val="fr-CI"/>
        </w:rPr>
        <w:t xml:space="preserve"> ou à l’entreprise utilisatrice.</w:t>
      </w:r>
    </w:p>
    <w:p w14:paraId="6887E703" w14:textId="77777777" w:rsidR="00D53F6D" w:rsidRPr="002A70B0"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À ce titre, l’Employé s’engage à :</w:t>
      </w:r>
    </w:p>
    <w:p w14:paraId="40B647F7" w14:textId="77777777" w:rsidR="00D53F6D" w:rsidRPr="002A70B0" w:rsidRDefault="00D53F6D" w:rsidP="002A70B0">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Utiliser les outils mis à sa disposition de manière diligente et strictement professionnelle.</w:t>
      </w:r>
    </w:p>
    <w:p w14:paraId="2BF39B75" w14:textId="77777777" w:rsidR="00D53F6D" w:rsidRPr="002A70B0" w:rsidRDefault="00D53F6D" w:rsidP="002A70B0">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Assurer la garde, l’entretien courant et la sécurité des équipements contre le vol ou la détérioration.</w:t>
      </w:r>
    </w:p>
    <w:p w14:paraId="78634EA3" w14:textId="77777777" w:rsidR="00D53F6D" w:rsidRPr="002A70B0"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 xml:space="preserve">En cas de perte, de vol ou de dégradation du matériel résultant d'une </w:t>
      </w:r>
      <w:r>
        <w:rPr>
          <w:rFonts w:asciiTheme="minorHAnsi" w:hAnsiTheme="minorHAnsi" w:cstheme="minorHAnsi"/>
          <w:b/>
          <w:bCs/>
          <w:lang w:val="fr-CI"/>
        </w:rPr>
        <w:t>négligence grave</w:t>
      </w:r>
      <w:r>
        <w:rPr>
          <w:rFonts w:asciiTheme="minorHAnsi" w:hAnsiTheme="minorHAnsi" w:cstheme="minorHAnsi"/>
          <w:lang w:val="fr-CI"/>
        </w:rPr>
        <w:t xml:space="preserve">, d'une utilisation abusive ou d'une </w:t>
      </w:r>
      <w:r>
        <w:rPr>
          <w:rFonts w:asciiTheme="minorHAnsi" w:hAnsiTheme="minorHAnsi" w:cstheme="minorHAnsi"/>
          <w:b/>
          <w:bCs/>
          <w:lang w:val="fr-CI"/>
        </w:rPr>
        <w:t>faute lourde</w:t>
      </w:r>
      <w:r>
        <w:rPr>
          <w:rFonts w:asciiTheme="minorHAnsi" w:hAnsiTheme="minorHAnsi" w:cstheme="minorHAnsi"/>
          <w:lang w:val="fr-CI"/>
        </w:rPr>
        <w:t xml:space="preserve"> de l'Employé, ce dernier engagera sa responsabilité civile contractuelle et s'obligera à indemniser l'Employeur à hauteur de la valeur résiduelle du matériel.</w:t>
      </w:r>
    </w:p>
    <w:p w14:paraId="69BAB522" w14:textId="7D2CBE51" w:rsidR="00D53F6D" w:rsidRPr="00C66C24"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54313E6" w14:textId="77777777" w:rsidR="00C66C24" w:rsidRDefault="00C66C24" w:rsidP="002A70B0">
      <w:pPr>
        <w:jc w:val="both"/>
        <w:rPr>
          <w:rFonts w:asciiTheme="minorHAnsi" w:hAnsiTheme="minorHAnsi" w:cstheme="minorHAnsi"/>
        </w:rPr>
      </w:pPr>
    </w:p>
    <w:p w14:paraId="46A6FB53" w14:textId="4B071CF5" w:rsidR="00FB0B5C" w:rsidRPr="00FB0B5C" w:rsidRDefault="00FB0B5C" w:rsidP="002A70B0">
      <w:pPr>
        <w:jc w:val="both"/>
        <w:rPr>
          <w:rFonts w:asciiTheme="minorHAnsi" w:hAnsiTheme="minorHAnsi" w:cstheme="minorHAnsi"/>
          <w:b/>
          <w:color w:val="009E60"/>
        </w:rPr>
      </w:pPr>
      <w:r>
        <w:rPr>
          <w:rFonts w:asciiTheme="minorHAnsi" w:hAnsiTheme="minorHAnsi" w:cstheme="minorHAnsi"/>
          <w:b/>
          <w:color w:val="009E60"/>
        </w:rPr>
        <w:t>Article 23 : Déclaration</w:t>
      </w:r>
    </w:p>
    <w:p w14:paraId="3AE18B97" w14:textId="77777777" w:rsidR="00FB0B5C" w:rsidRDefault="00FB0B5C" w:rsidP="002A70B0">
      <w:pPr>
        <w:jc w:val="both"/>
        <w:rPr>
          <w:rFonts w:asciiTheme="minorHAnsi" w:hAnsiTheme="minorHAnsi" w:cstheme="minorHAnsi"/>
        </w:rPr>
      </w:pPr>
    </w:p>
    <w:p w14:paraId="2F3BCD7D" w14:textId="77777777" w:rsidR="00FB0B5C" w:rsidRDefault="00FB0B5C" w:rsidP="002A70B0">
      <w:pPr>
        <w:jc w:val="both"/>
        <w:rPr>
          <w:rFonts w:asciiTheme="minorHAnsi" w:hAnsiTheme="minorHAnsi" w:cstheme="minorHAnsi"/>
        </w:rPr>
      </w:pPr>
      <w:r>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3BED67CD" w14:textId="77777777" w:rsidR="00AF0232" w:rsidRDefault="00AF0232" w:rsidP="002A70B0">
      <w:pPr>
        <w:jc w:val="both"/>
        <w:rPr>
          <w:rFonts w:asciiTheme="minorHAnsi" w:hAnsiTheme="minorHAnsi" w:cstheme="minorHAnsi"/>
        </w:rPr>
      </w:pPr>
    </w:p>
    <w:p w14:paraId="19ECE30C" w14:textId="13969084" w:rsidR="00492F7C" w:rsidRDefault="00AF0232" w:rsidP="002A70B0">
      <w:pPr>
        <w:jc w:val="both"/>
        <w:rPr>
          <w:rFonts w:asciiTheme="minorHAnsi" w:hAnsiTheme="minorHAnsi" w:cstheme="minorHAnsi"/>
        </w:rPr>
      </w:pPr>
      <w:r>
        <w:rPr>
          <w:rFonts w:asciiTheme="minorHAnsi" w:hAnsiTheme="minorHAnsi" w:cstheme="minorHAnsi"/>
        </w:rPr>
        <w:t>Le présent contrat est établi en double exemplaire exempt de tous droits de timbre et d’enregistrement.</w:t>
      </w:r>
    </w:p>
    <w:p w14:paraId="7A4BB538" w14:textId="77777777" w:rsidR="00B62999" w:rsidRDefault="00B62999" w:rsidP="002A70B0">
      <w:pPr>
        <w:jc w:val="both"/>
        <w:rPr>
          <w:rFonts w:asciiTheme="minorHAnsi" w:hAnsiTheme="minorHAnsi" w:cstheme="minorHAnsi"/>
        </w:rPr>
      </w:pPr>
    </w:p>
    <w:p w14:paraId="401EB582" w14:textId="6110CBDD" w:rsidR="009867DC" w:rsidRDefault="009867DC" w:rsidP="002A70B0">
      <w:pPr>
        <w:jc w:val="both"/>
        <w:rPr>
          <w:rFonts w:asciiTheme="minorHAnsi" w:hAnsiTheme="minorHAnsi" w:cstheme="minorHAnsi"/>
        </w:rPr>
      </w:pPr>
    </w:p>
    <w:p w14:paraId="31FD69C2" w14:textId="00CEB05E" w:rsidR="009867DC" w:rsidRPr="00020BA5" w:rsidRDefault="009867DC" w:rsidP="002A70B0">
      <w:pPr>
        <w:jc w:val="both"/>
        <w:rPr>
          <w:rFonts w:asciiTheme="minorHAnsi" w:hAnsiTheme="minorHAnsi" w:cstheme="minorHAnsi"/>
        </w:rPr>
      </w:pPr>
      <w:r>
        <w:rPr>
          <w:rFonts w:asciiTheme="minorHAnsi" w:hAnsiTheme="minorHAnsi" w:cstheme="minorHAnsi"/>
        </w:rPr>
        <w:t xml:space="preserve">Fait à Abidjan, le </w:t>
      </w:r>
      <w:r>
        <w:rPr>
          <w:rFonts w:asciiTheme="minorHAnsi" w:hAnsiTheme="minorHAnsi" w:cstheme="minorHAnsi"/>
          <w:color w:val="EE0000"/>
        </w:rPr>
        <w:t>[à compléter]</w:t>
      </w:r>
    </w:p>
    <w:p w14:paraId="60A1590B" w14:textId="2CA18FBD" w:rsidR="009867DC" w:rsidRDefault="009867DC" w:rsidP="002A70B0">
      <w:pPr>
        <w:jc w:val="both"/>
        <w:rPr>
          <w:rFonts w:asciiTheme="minorHAnsi" w:hAnsiTheme="minorHAnsi" w:cstheme="minorHAnsi"/>
        </w:rPr>
      </w:pPr>
    </w:p>
    <w:p w14:paraId="2E1D35AA" w14:textId="56BC788D" w:rsidR="009867DC" w:rsidRDefault="009867DC" w:rsidP="002A70B0">
      <w:pPr>
        <w:jc w:val="both"/>
        <w:rPr>
          <w:rFonts w:asciiTheme="minorHAnsi" w:hAnsiTheme="minorHAnsi" w:cstheme="minorHAnsi"/>
        </w:rPr>
      </w:pPr>
    </w:p>
    <w:p w14:paraId="4DE20314" w14:textId="77777777" w:rsidR="00AF0232" w:rsidRDefault="00AF0232" w:rsidP="002A70B0">
      <w:pPr>
        <w:jc w:val="both"/>
        <w:rPr>
          <w:rFonts w:asciiTheme="minorHAnsi" w:hAnsiTheme="minorHAnsi" w:cstheme="minorHAnsi"/>
        </w:rPr>
      </w:pPr>
    </w:p>
    <w:p w14:paraId="7ECA4F6C" w14:textId="654ED9A2" w:rsidR="00AF0232" w:rsidRDefault="00AF0232" w:rsidP="002A70B0">
      <w:pPr>
        <w:jc w:val="both"/>
        <w:rPr>
          <w:rFonts w:asciiTheme="minorHAnsi" w:hAnsiTheme="minorHAnsi" w:cstheme="minorHAnsi"/>
        </w:rPr>
      </w:pPr>
    </w:p>
    <w:p w14:paraId="1D00129E" w14:textId="6E4AD7A2" w:rsidR="008A5330" w:rsidRDefault="008A5330" w:rsidP="002A70B0">
      <w:pPr>
        <w:jc w:val="both"/>
        <w:rPr>
          <w:rFonts w:asciiTheme="minorHAnsi" w:hAnsiTheme="minorHAnsi" w:cstheme="minorHAnsi"/>
        </w:rPr>
      </w:pPr>
    </w:p>
    <w:p w14:paraId="483F47C1" w14:textId="77777777" w:rsidR="008A5330" w:rsidRDefault="008A5330" w:rsidP="002A70B0">
      <w:pPr>
        <w:jc w:val="both"/>
        <w:rPr>
          <w:rFonts w:asciiTheme="minorHAnsi" w:hAnsiTheme="minorHAnsi" w:cstheme="minorHAnsi"/>
        </w:rPr>
      </w:pPr>
    </w:p>
    <w:p w14:paraId="326EB20B" w14:textId="32C24DF6" w:rsidR="00843958" w:rsidRDefault="00843958" w:rsidP="002A70B0">
      <w:pPr>
        <w:jc w:val="both"/>
        <w:rPr>
          <w:rFonts w:asciiTheme="minorHAnsi" w:hAnsiTheme="minorHAnsi" w:cstheme="minorHAnsi"/>
        </w:rPr>
      </w:pPr>
    </w:p>
    <w:p w14:paraId="5BB10CFD" w14:textId="235393D6" w:rsidR="00843958" w:rsidRPr="001B701F" w:rsidRDefault="00843958" w:rsidP="002A70B0">
      <w:pPr>
        <w:jc w:val="both"/>
        <w:rPr>
          <w:rFonts w:asciiTheme="minorHAnsi" w:hAnsiTheme="minorHAnsi" w:cstheme="minorHAnsi"/>
          <w:sz w:val="20"/>
          <w:szCs w:val="20"/>
        </w:rPr>
      </w:pPr>
      <w:r>
        <w:rPr>
          <w:rFonts w:asciiTheme="minorHAnsi" w:hAnsiTheme="minorHAnsi" w:cstheme="minorHAnsi"/>
        </w:rPr>
        <w:t>______________________</w:t>
        <w:tab/>
        <w:tab/>
        <w:tab/>
        <w:tab/>
        <w:tab/>
      </w:r>
      <w:r>
        <w:rPr>
          <w:rFonts w:asciiTheme="minorHAnsi" w:hAnsiTheme="minorHAnsi" w:cstheme="minorHAnsi"/>
          <w:sz w:val="20"/>
          <w:szCs w:val="20"/>
        </w:rPr>
        <w:t>___________________________</w:t>
      </w:r>
    </w:p>
    <w:p w14:paraId="324C1A35" w14:textId="2C080FD7" w:rsidR="00843958" w:rsidRDefault="00843958" w:rsidP="002A70B0">
      <w:pPr>
        <w:ind w:firstLine="708"/>
        <w:jc w:val="both"/>
        <w:rPr>
          <w:rFonts w:asciiTheme="minorHAnsi" w:hAnsiTheme="minorHAnsi" w:cstheme="minorHAnsi"/>
          <w:sz w:val="18"/>
          <w:szCs w:val="18"/>
        </w:rPr>
      </w:pPr>
      <w:r>
        <w:rPr>
          <w:rFonts w:asciiTheme="minorHAnsi" w:hAnsiTheme="minorHAnsi" w:cstheme="minorHAnsi"/>
          <w:b/>
          <w:sz w:val="18"/>
          <w:szCs w:val="18"/>
        </w:rPr>
        <w:t xml:space="preserve">L’Employeur </w:t>
        <w:tab/>
        <w:tab/>
        <w:tab/>
        <w:tab/>
        <w:tab/>
        <w:tab/>
        <w:tab/>
        <w:t xml:space="preserve">   L’Employé </w:t>
        <w:tab/>
        <w:tab/>
        <w:t xml:space="preserve">     </w:t>
      </w:r>
      <w:r>
        <w:rPr>
          <w:rFonts w:asciiTheme="minorHAnsi" w:hAnsiTheme="minorHAnsi" w:cstheme="minorHAnsi"/>
          <w:sz w:val="18"/>
          <w:szCs w:val="18"/>
        </w:rPr>
        <w:t xml:space="preserve"> </w:t>
      </w:r>
    </w:p>
    <w:p w14:paraId="2C9623FE" w14:textId="77777777" w:rsidR="00843958" w:rsidRPr="0096224B" w:rsidRDefault="00843958" w:rsidP="002A70B0">
      <w:pPr>
        <w:ind w:left="708"/>
        <w:jc w:val="both"/>
        <w:rPr>
          <w:rFonts w:asciiTheme="minorHAnsi" w:hAnsiTheme="minorHAnsi" w:cstheme="minorHAnsi"/>
          <w:b/>
          <w:sz w:val="18"/>
          <w:szCs w:val="18"/>
        </w:rPr>
      </w:pPr>
      <w:r>
        <w:rPr>
          <w:rFonts w:asciiTheme="minorHAnsi" w:hAnsiTheme="minorHAnsi" w:cstheme="minorHAnsi"/>
          <w:sz w:val="18"/>
          <w:szCs w:val="18"/>
        </w:rPr>
        <w:t xml:space="preserve">    AT225        </w:t>
      </w:r>
      <w:r>
        <w:rPr>
          <w:rFonts w:asciiTheme="minorHAnsi" w:hAnsiTheme="minorHAnsi" w:cstheme="minorHAnsi"/>
          <w:b/>
          <w:sz w:val="18"/>
          <w:szCs w:val="18"/>
        </w:rPr>
        <w:tab/>
        <w:tab/>
        <w:tab/>
        <w:tab/>
        <w:tab/>
        <w:t xml:space="preserve"> </w:t>
        <w:tab/>
      </w:r>
      <w:r>
        <w:rPr>
          <w:rFonts w:asciiTheme="minorHAnsi" w:hAnsiTheme="minorHAnsi" w:cstheme="minorHAnsi"/>
          <w:i/>
          <w:sz w:val="18"/>
          <w:szCs w:val="18"/>
        </w:rPr>
        <w:t>« Signature précédée de la mention</w:t>
      </w:r>
    </w:p>
    <w:p w14:paraId="16EF9EB8" w14:textId="77777777" w:rsidR="00843958" w:rsidRPr="00AF0232" w:rsidRDefault="00843958" w:rsidP="00843958">
      <w:pPr>
        <w:ind w:left="5664"/>
        <w:rPr>
          <w:rFonts w:asciiTheme="minorHAnsi" w:hAnsiTheme="minorHAnsi" w:cstheme="minorHAnsi"/>
          <w:i/>
          <w:sz w:val="18"/>
          <w:szCs w:val="18"/>
        </w:rPr>
      </w:pPr>
      <w:r>
        <w:rPr>
          <w:rFonts w:asciiTheme="minorHAnsi" w:hAnsiTheme="minorHAnsi" w:cstheme="minorHAnsi"/>
          <w:i/>
          <w:sz w:val="18"/>
          <w:szCs w:val="18"/>
        </w:rPr>
        <w:t>manuscrite « lu et approuvé »</w:t>
      </w:r>
    </w:p>
    <w:sectPr w:rsidR="00843958" w:rsidRPr="00AF0232" w:rsidSect="004B1002">
      <w:headerReference w:type="default" r:id="rId9"/>
      <w:footerReference w:type="default" r:id="rId10"/>
      <w:footerReference w:type="first" r:id="rId11"/>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B9A5" w14:textId="77777777" w:rsidR="002165FF" w:rsidRDefault="002165FF" w:rsidP="0051315A">
      <w:r>
        <w:separator/>
      </w:r>
    </w:p>
  </w:endnote>
  <w:endnote w:type="continuationSeparator" w:id="0">
    <w:p w14:paraId="0A25FA4C" w14:textId="77777777" w:rsidR="002165FF" w:rsidRDefault="002165FF"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2E55FFA8" w:rsidR="008E11E2" w:rsidRPr="002C3B7E" w:rsidRDefault="002C3B7E" w:rsidP="002C3B7E">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7350" w14:textId="77777777" w:rsidR="002165FF" w:rsidRDefault="002165FF" w:rsidP="0051315A">
      <w:r>
        <w:separator/>
      </w:r>
    </w:p>
  </w:footnote>
  <w:footnote w:type="continuationSeparator" w:id="0">
    <w:p w14:paraId="57FAC111" w14:textId="77777777" w:rsidR="002165FF" w:rsidRDefault="002165FF"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4DA08383" w:rsidR="009A0718" w:rsidRDefault="00E64FB7">
        <w:pPr>
          <w:pStyle w:val="En-tte"/>
          <w:jc w:val="center"/>
        </w:pPr>
        <w:r>
          <w:rPr>
            <w:noProof/>
            <w:lang w:val="en-US" w:eastAsia="en-US"/>
          </w:rPr>
          <w:drawing>
            <wp:anchor distT="0" distB="0" distL="114300" distR="114300" simplePos="0" relativeHeight="251659264" behindDoc="0" locked="0" layoutInCell="1" allowOverlap="1" wp14:anchorId="4F2D49E4" wp14:editId="0118611A">
              <wp:simplePos x="0" y="0"/>
              <wp:positionH relativeFrom="margin">
                <wp:posOffset>5132705</wp:posOffset>
              </wp:positionH>
              <wp:positionV relativeFrom="paragraph">
                <wp:posOffset>-187960</wp:posOffset>
              </wp:positionV>
              <wp:extent cx="1227473" cy="531336"/>
              <wp:effectExtent l="0" t="0" r="0" b="2540"/>
              <wp:wrapNone/>
              <wp:docPr id="435377439"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2A70B0">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4D07B3A7"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7354188">
    <w:abstractNumId w:val="11"/>
  </w:num>
  <w:num w:numId="2" w16cid:durableId="193157188">
    <w:abstractNumId w:val="5"/>
  </w:num>
  <w:num w:numId="3" w16cid:durableId="897856692">
    <w:abstractNumId w:val="12"/>
  </w:num>
  <w:num w:numId="4" w16cid:durableId="587663357">
    <w:abstractNumId w:val="9"/>
  </w:num>
  <w:num w:numId="5" w16cid:durableId="1237277091">
    <w:abstractNumId w:val="0"/>
  </w:num>
  <w:num w:numId="6" w16cid:durableId="677537969">
    <w:abstractNumId w:val="10"/>
  </w:num>
  <w:num w:numId="7" w16cid:durableId="965429445">
    <w:abstractNumId w:val="7"/>
  </w:num>
  <w:num w:numId="8" w16cid:durableId="35784765">
    <w:abstractNumId w:val="4"/>
  </w:num>
  <w:num w:numId="9" w16cid:durableId="1061975261">
    <w:abstractNumId w:val="8"/>
  </w:num>
  <w:num w:numId="10" w16cid:durableId="1197814865">
    <w:abstractNumId w:val="6"/>
  </w:num>
  <w:num w:numId="11" w16cid:durableId="1590696090">
    <w:abstractNumId w:val="3"/>
  </w:num>
  <w:num w:numId="12" w16cid:durableId="1917663887">
    <w:abstractNumId w:val="1"/>
  </w:num>
  <w:num w:numId="13" w16cid:durableId="1431730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4885"/>
    <w:rsid w:val="0005210D"/>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4662"/>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5CE"/>
    <w:rsid w:val="00176ECA"/>
    <w:rsid w:val="001857D9"/>
    <w:rsid w:val="0018592A"/>
    <w:rsid w:val="001A0552"/>
    <w:rsid w:val="001A7E2D"/>
    <w:rsid w:val="001B4F2B"/>
    <w:rsid w:val="001B62F1"/>
    <w:rsid w:val="001B6409"/>
    <w:rsid w:val="001B701F"/>
    <w:rsid w:val="001C46D2"/>
    <w:rsid w:val="001D43FF"/>
    <w:rsid w:val="001D60C4"/>
    <w:rsid w:val="001E279B"/>
    <w:rsid w:val="001E36CF"/>
    <w:rsid w:val="001E7BD2"/>
    <w:rsid w:val="002028FE"/>
    <w:rsid w:val="002138C8"/>
    <w:rsid w:val="00214129"/>
    <w:rsid w:val="002165FF"/>
    <w:rsid w:val="00245150"/>
    <w:rsid w:val="00247C1E"/>
    <w:rsid w:val="00251469"/>
    <w:rsid w:val="0025208A"/>
    <w:rsid w:val="00255368"/>
    <w:rsid w:val="00271A2E"/>
    <w:rsid w:val="00273AF5"/>
    <w:rsid w:val="00274F1F"/>
    <w:rsid w:val="002824F4"/>
    <w:rsid w:val="00283ABF"/>
    <w:rsid w:val="002867DD"/>
    <w:rsid w:val="0029638B"/>
    <w:rsid w:val="002A70B0"/>
    <w:rsid w:val="002B2F5E"/>
    <w:rsid w:val="002B66A1"/>
    <w:rsid w:val="002B69E8"/>
    <w:rsid w:val="002C3B7E"/>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22180"/>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3C8D"/>
    <w:rsid w:val="003D5D19"/>
    <w:rsid w:val="003E4889"/>
    <w:rsid w:val="003F5C36"/>
    <w:rsid w:val="003F7CCA"/>
    <w:rsid w:val="00412451"/>
    <w:rsid w:val="00412BE3"/>
    <w:rsid w:val="004167CC"/>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1002"/>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454F0"/>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03F2"/>
    <w:rsid w:val="006372F8"/>
    <w:rsid w:val="006572CC"/>
    <w:rsid w:val="006610B6"/>
    <w:rsid w:val="00661DFC"/>
    <w:rsid w:val="00667A89"/>
    <w:rsid w:val="006710C3"/>
    <w:rsid w:val="00672760"/>
    <w:rsid w:val="006876CE"/>
    <w:rsid w:val="00690354"/>
    <w:rsid w:val="00690EE5"/>
    <w:rsid w:val="006A69E3"/>
    <w:rsid w:val="006B44BD"/>
    <w:rsid w:val="006B4ECD"/>
    <w:rsid w:val="006E2ECA"/>
    <w:rsid w:val="006E477A"/>
    <w:rsid w:val="00703184"/>
    <w:rsid w:val="007077E4"/>
    <w:rsid w:val="007157E1"/>
    <w:rsid w:val="007319CA"/>
    <w:rsid w:val="00743551"/>
    <w:rsid w:val="00745A6E"/>
    <w:rsid w:val="007530A1"/>
    <w:rsid w:val="007535E8"/>
    <w:rsid w:val="00753705"/>
    <w:rsid w:val="00755EFB"/>
    <w:rsid w:val="007623D3"/>
    <w:rsid w:val="007655CE"/>
    <w:rsid w:val="00773513"/>
    <w:rsid w:val="007749E6"/>
    <w:rsid w:val="00784CFF"/>
    <w:rsid w:val="007A4866"/>
    <w:rsid w:val="007A49EA"/>
    <w:rsid w:val="007A53C6"/>
    <w:rsid w:val="007B0342"/>
    <w:rsid w:val="007B28B2"/>
    <w:rsid w:val="007C22FB"/>
    <w:rsid w:val="007C706E"/>
    <w:rsid w:val="007D146F"/>
    <w:rsid w:val="007D3FF9"/>
    <w:rsid w:val="007E7516"/>
    <w:rsid w:val="00800F71"/>
    <w:rsid w:val="0081589B"/>
    <w:rsid w:val="00817E02"/>
    <w:rsid w:val="0082234C"/>
    <w:rsid w:val="008229E6"/>
    <w:rsid w:val="00823296"/>
    <w:rsid w:val="00827560"/>
    <w:rsid w:val="008429B0"/>
    <w:rsid w:val="00843958"/>
    <w:rsid w:val="008531AA"/>
    <w:rsid w:val="00874463"/>
    <w:rsid w:val="00880830"/>
    <w:rsid w:val="0088181B"/>
    <w:rsid w:val="00881D24"/>
    <w:rsid w:val="00882DDA"/>
    <w:rsid w:val="0089348E"/>
    <w:rsid w:val="008963EA"/>
    <w:rsid w:val="008A5330"/>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0354"/>
    <w:rsid w:val="00954844"/>
    <w:rsid w:val="00954B3C"/>
    <w:rsid w:val="00971F29"/>
    <w:rsid w:val="00975948"/>
    <w:rsid w:val="00981DA5"/>
    <w:rsid w:val="00985663"/>
    <w:rsid w:val="009867DC"/>
    <w:rsid w:val="00993F48"/>
    <w:rsid w:val="00994E6D"/>
    <w:rsid w:val="009A0718"/>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95B7E"/>
    <w:rsid w:val="00AA0792"/>
    <w:rsid w:val="00AA27DD"/>
    <w:rsid w:val="00AA5D8F"/>
    <w:rsid w:val="00AC1F29"/>
    <w:rsid w:val="00AC24E7"/>
    <w:rsid w:val="00AD7CBA"/>
    <w:rsid w:val="00AE0B5E"/>
    <w:rsid w:val="00AE51AF"/>
    <w:rsid w:val="00AF0232"/>
    <w:rsid w:val="00B030CC"/>
    <w:rsid w:val="00B05B2A"/>
    <w:rsid w:val="00B07974"/>
    <w:rsid w:val="00B10464"/>
    <w:rsid w:val="00B20E2D"/>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548B"/>
    <w:rsid w:val="00BA144E"/>
    <w:rsid w:val="00BA1603"/>
    <w:rsid w:val="00BA7247"/>
    <w:rsid w:val="00BB3006"/>
    <w:rsid w:val="00BB338F"/>
    <w:rsid w:val="00BC0AB6"/>
    <w:rsid w:val="00BC51FB"/>
    <w:rsid w:val="00BD12E8"/>
    <w:rsid w:val="00BD28B9"/>
    <w:rsid w:val="00BE01C7"/>
    <w:rsid w:val="00BE02EA"/>
    <w:rsid w:val="00BE5048"/>
    <w:rsid w:val="00BF0363"/>
    <w:rsid w:val="00BF3339"/>
    <w:rsid w:val="00BF508C"/>
    <w:rsid w:val="00C01421"/>
    <w:rsid w:val="00C16C42"/>
    <w:rsid w:val="00C20894"/>
    <w:rsid w:val="00C22EA0"/>
    <w:rsid w:val="00C243E3"/>
    <w:rsid w:val="00C35641"/>
    <w:rsid w:val="00C5158C"/>
    <w:rsid w:val="00C572F0"/>
    <w:rsid w:val="00C604C5"/>
    <w:rsid w:val="00C66C24"/>
    <w:rsid w:val="00C71FF4"/>
    <w:rsid w:val="00C74558"/>
    <w:rsid w:val="00C7498E"/>
    <w:rsid w:val="00C90C3E"/>
    <w:rsid w:val="00CA19C0"/>
    <w:rsid w:val="00CC3892"/>
    <w:rsid w:val="00CE0CCA"/>
    <w:rsid w:val="00CE1834"/>
    <w:rsid w:val="00CF1B2C"/>
    <w:rsid w:val="00CF516F"/>
    <w:rsid w:val="00D0433B"/>
    <w:rsid w:val="00D06F5A"/>
    <w:rsid w:val="00D12A4C"/>
    <w:rsid w:val="00D1336F"/>
    <w:rsid w:val="00D3400F"/>
    <w:rsid w:val="00D3584B"/>
    <w:rsid w:val="00D47991"/>
    <w:rsid w:val="00D50C61"/>
    <w:rsid w:val="00D521F4"/>
    <w:rsid w:val="00D528E4"/>
    <w:rsid w:val="00D53F61"/>
    <w:rsid w:val="00D53F6D"/>
    <w:rsid w:val="00D5715A"/>
    <w:rsid w:val="00D61E47"/>
    <w:rsid w:val="00D629B4"/>
    <w:rsid w:val="00D652CC"/>
    <w:rsid w:val="00D759BF"/>
    <w:rsid w:val="00D970C5"/>
    <w:rsid w:val="00DA7D1E"/>
    <w:rsid w:val="00DB1E04"/>
    <w:rsid w:val="00DB6E74"/>
    <w:rsid w:val="00DC515F"/>
    <w:rsid w:val="00DC693D"/>
    <w:rsid w:val="00DC7A3D"/>
    <w:rsid w:val="00DD77AC"/>
    <w:rsid w:val="00DE1170"/>
    <w:rsid w:val="00DF3EEA"/>
    <w:rsid w:val="00DF432E"/>
    <w:rsid w:val="00DF4777"/>
    <w:rsid w:val="00E02AED"/>
    <w:rsid w:val="00E117CD"/>
    <w:rsid w:val="00E32AE1"/>
    <w:rsid w:val="00E344D0"/>
    <w:rsid w:val="00E543CD"/>
    <w:rsid w:val="00E576AA"/>
    <w:rsid w:val="00E64FB7"/>
    <w:rsid w:val="00E659B5"/>
    <w:rsid w:val="00E8238C"/>
    <w:rsid w:val="00EA0BF6"/>
    <w:rsid w:val="00EA555A"/>
    <w:rsid w:val="00EB0A51"/>
    <w:rsid w:val="00EB67AF"/>
    <w:rsid w:val="00EC2D39"/>
    <w:rsid w:val="00EC6EF8"/>
    <w:rsid w:val="00EE3761"/>
    <w:rsid w:val="00F02914"/>
    <w:rsid w:val="00F0689F"/>
    <w:rsid w:val="00F13160"/>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53E8"/>
    <w:rsid w:val="00FD5AA3"/>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C66C24"/>
    <w:pPr>
      <w:spacing w:before="100" w:beforeAutospacing="1" w:after="100" w:afterAutospacing="1"/>
    </w:pPr>
    <w:rPr>
      <w:lang w:val="en-US" w:eastAsia="en-US"/>
    </w:rPr>
  </w:style>
  <w:style w:type="character" w:customStyle="1" w:styleId="citation-202">
    <w:name w:val="citation-202"/>
    <w:basedOn w:val="Policepardfaut"/>
    <w:rsid w:val="00C66C24"/>
  </w:style>
  <w:style w:type="character" w:customStyle="1" w:styleId="citation-201">
    <w:name w:val="citation-201"/>
    <w:basedOn w:val="Policepardfaut"/>
    <w:rsid w:val="00C66C24"/>
  </w:style>
  <w:style w:type="character" w:customStyle="1" w:styleId="citation-200">
    <w:name w:val="citation-200"/>
    <w:basedOn w:val="Policepardfaut"/>
    <w:rsid w:val="00C66C24"/>
  </w:style>
  <w:style w:type="character" w:customStyle="1" w:styleId="citation-199">
    <w:name w:val="citation-199"/>
    <w:basedOn w:val="Policepardfaut"/>
    <w:rsid w:val="00C66C24"/>
  </w:style>
  <w:style w:type="character" w:customStyle="1" w:styleId="citation-198">
    <w:name w:val="citation-198"/>
    <w:basedOn w:val="Policepardfaut"/>
    <w:rsid w:val="00C66C24"/>
  </w:style>
  <w:style w:type="character" w:customStyle="1" w:styleId="citation-143">
    <w:name w:val="citation-143"/>
    <w:basedOn w:val="Policepardfaut"/>
    <w:rsid w:val="00C66C24"/>
  </w:style>
  <w:style w:type="character" w:customStyle="1" w:styleId="citation-145">
    <w:name w:val="citation-145"/>
    <w:basedOn w:val="Policepardfaut"/>
    <w:rsid w:val="00C66C24"/>
  </w:style>
  <w:style w:type="character" w:customStyle="1" w:styleId="citation-66">
    <w:name w:val="citation-66"/>
    <w:basedOn w:val="Policepardfaut"/>
    <w:rsid w:val="004167CC"/>
  </w:style>
  <w:style w:type="character" w:customStyle="1" w:styleId="citation-65">
    <w:name w:val="citation-65"/>
    <w:basedOn w:val="Policepardfaut"/>
    <w:rsid w:val="00416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290">
      <w:bodyDiv w:val="1"/>
      <w:marLeft w:val="0"/>
      <w:marRight w:val="0"/>
      <w:marTop w:val="0"/>
      <w:marBottom w:val="0"/>
      <w:divBdr>
        <w:top w:val="none" w:sz="0" w:space="0" w:color="auto"/>
        <w:left w:val="none" w:sz="0" w:space="0" w:color="auto"/>
        <w:bottom w:val="none" w:sz="0" w:space="0" w:color="auto"/>
        <w:right w:val="none" w:sz="0" w:space="0" w:color="auto"/>
      </w:divBdr>
    </w:div>
    <w:div w:id="232475453">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077216441">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C9A83-67B3-472A-A055-339205BC5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2532</Words>
  <Characters>13927</Characters>
  <Application>Microsoft Office Word</Application>
  <DocSecurity>0</DocSecurity>
  <Lines>116</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24</cp:revision>
  <cp:lastPrinted>2023-02-01T10:41:00Z</cp:lastPrinted>
  <dcterms:created xsi:type="dcterms:W3CDTF">2023-02-01T10:51:00Z</dcterms:created>
  <dcterms:modified xsi:type="dcterms:W3CDTF">2026-03-17T09:13:00Z</dcterms:modified>
</cp:coreProperties>
</file>