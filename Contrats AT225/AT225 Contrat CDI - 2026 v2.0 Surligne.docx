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CE6D" w14:textId="4CC35ED8" w:rsidR="00E02046" w:rsidRPr="006630F3" w:rsidRDefault="0040694C" w:rsidP="006442C1">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59264" behindDoc="0" locked="0" layoutInCell="1" allowOverlap="1" wp14:anchorId="7E1A614D" wp14:editId="6A0DCB2B">
            <wp:simplePos x="0" y="0"/>
            <wp:positionH relativeFrom="margin">
              <wp:posOffset>-577850</wp:posOffset>
            </wp:positionH>
            <wp:positionV relativeFrom="paragraph">
              <wp:posOffset>-571500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E0EDB0" w14:textId="77777777" w:rsidR="00E02046" w:rsidRPr="006630F3" w:rsidRDefault="00E02046" w:rsidP="006442C1">
      <w:pPr>
        <w:pStyle w:val="Default"/>
        <w:jc w:val="center"/>
        <w:rPr>
          <w:rFonts w:asciiTheme="minorHAnsi" w:hAnsiTheme="minorHAnsi" w:cstheme="minorHAnsi"/>
          <w:b/>
          <w:bCs/>
          <w:color w:val="auto"/>
          <w:sz w:val="32"/>
          <w:szCs w:val="32"/>
          <w:u w:val="single"/>
        </w:rPr>
      </w:pPr>
    </w:p>
    <w:p w14:paraId="370B345B" w14:textId="77777777" w:rsidR="00E02046" w:rsidRPr="006630F3" w:rsidRDefault="00E02046" w:rsidP="006442C1">
      <w:pPr>
        <w:pStyle w:val="Default"/>
        <w:jc w:val="center"/>
        <w:rPr>
          <w:rFonts w:asciiTheme="minorHAnsi" w:hAnsiTheme="minorHAnsi" w:cstheme="minorHAnsi"/>
          <w:b/>
          <w:bCs/>
          <w:color w:val="009E60"/>
          <w:sz w:val="32"/>
          <w:szCs w:val="32"/>
        </w:rPr>
      </w:pPr>
    </w:p>
    <w:p w14:paraId="43E46279" w14:textId="7958E8E2" w:rsidR="00E02046" w:rsidRPr="006630F3" w:rsidRDefault="00E02046" w:rsidP="006442C1">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INDETERMINEE</w:t>
      </w:r>
    </w:p>
    <w:p w14:paraId="2BA28683" w14:textId="77777777" w:rsidR="00E02046" w:rsidRPr="006630F3" w:rsidRDefault="00E02046" w:rsidP="006442C1">
      <w:pPr>
        <w:jc w:val="center"/>
        <w:rPr>
          <w:rFonts w:asciiTheme="minorHAnsi" w:hAnsiTheme="minorHAnsi" w:cstheme="minorHAnsi"/>
          <w:bCs/>
        </w:rPr>
      </w:pPr>
    </w:p>
    <w:p w14:paraId="150F1F2B" w14:textId="77777777" w:rsidR="00E02046" w:rsidRPr="006630F3" w:rsidRDefault="00E02046" w:rsidP="006442C1">
      <w:pPr>
        <w:jc w:val="center"/>
        <w:rPr>
          <w:rFonts w:asciiTheme="minorHAnsi" w:hAnsiTheme="minorHAnsi" w:cstheme="minorHAnsi"/>
          <w:bCs/>
        </w:rPr>
      </w:pPr>
      <w:r>
        <w:rPr>
          <w:rFonts w:asciiTheme="minorHAnsi" w:hAnsiTheme="minorHAnsi" w:cstheme="minorHAnsi"/>
          <w:bCs/>
        </w:rPr>
        <w:t>_______________</w:t>
      </w:r>
    </w:p>
    <w:p w14:paraId="002B645B" w14:textId="77777777" w:rsidR="00E02046" w:rsidRPr="006630F3" w:rsidRDefault="00E02046" w:rsidP="006442C1">
      <w:pPr>
        <w:rPr>
          <w:rFonts w:asciiTheme="minorHAnsi" w:hAnsiTheme="minorHAnsi" w:cstheme="minorHAnsi"/>
        </w:rPr>
      </w:pPr>
    </w:p>
    <w:p w14:paraId="1BB59F39" w14:textId="77777777" w:rsidR="00E02046" w:rsidRPr="006630F3" w:rsidRDefault="00E02046" w:rsidP="006442C1">
      <w:pPr>
        <w:rPr>
          <w:rFonts w:asciiTheme="minorHAnsi" w:hAnsiTheme="minorHAnsi" w:cstheme="minorHAnsi"/>
          <w:b/>
          <w:u w:val="single"/>
        </w:rPr>
      </w:pPr>
    </w:p>
    <w:p w14:paraId="21AA0EF9" w14:textId="77777777" w:rsidR="00E02046" w:rsidRPr="006630F3" w:rsidRDefault="00E02046" w:rsidP="006442C1">
      <w:pPr>
        <w:rPr>
          <w:rFonts w:asciiTheme="minorHAnsi" w:hAnsiTheme="minorHAnsi" w:cstheme="minorHAnsi"/>
          <w:b/>
        </w:rPr>
      </w:pPr>
      <w:r>
        <w:rPr>
          <w:rFonts w:asciiTheme="minorHAnsi" w:hAnsiTheme="minorHAnsi" w:cstheme="minorHAnsi"/>
          <w:b/>
          <w:u w:val="single"/>
        </w:rPr>
        <w:t>Entre</w:t>
      </w:r>
      <w:r>
        <w:rPr>
          <w:rFonts w:asciiTheme="minorHAnsi" w:hAnsiTheme="minorHAnsi" w:cstheme="minorHAnsi"/>
          <w:b/>
        </w:rPr>
        <w:t> :</w:t>
      </w:r>
    </w:p>
    <w:p w14:paraId="140D3057" w14:textId="77777777" w:rsidR="00E02046" w:rsidRPr="006630F3" w:rsidRDefault="00E02046" w:rsidP="006442C1">
      <w:pPr>
        <w:rPr>
          <w:rFonts w:asciiTheme="minorHAnsi" w:hAnsiTheme="minorHAnsi" w:cstheme="minorHAnsi"/>
        </w:rPr>
      </w:pPr>
    </w:p>
    <w:p w14:paraId="69C1F379" w14:textId="77777777" w:rsidR="00300E29" w:rsidRPr="006630F3" w:rsidRDefault="00300E29" w:rsidP="006442C1">
      <w:pPr>
        <w:pStyle w:val="Default"/>
        <w:jc w:val="both"/>
        <w:rPr>
          <w:rFonts w:asciiTheme="minorHAnsi" w:hAnsiTheme="minorHAnsi" w:cstheme="minorHAnsi"/>
          <w:bCs/>
          <w:color w:val="auto"/>
          <w:lang w:val="fr-FR"/>
        </w:rPr>
      </w:pPr>
      <w:bookmarkStart w:id="0" w:name="_Hlk30153002"/>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10D209D6" w14:textId="77777777" w:rsidR="00E02046" w:rsidRPr="006630F3" w:rsidRDefault="00E02046" w:rsidP="006442C1">
      <w:pPr>
        <w:rPr>
          <w:rFonts w:asciiTheme="minorHAnsi" w:eastAsiaTheme="minorHAnsi" w:hAnsiTheme="minorHAnsi" w:cstheme="minorHAnsi"/>
          <w:lang w:eastAsia="en-US"/>
        </w:rPr>
      </w:pPr>
    </w:p>
    <w:p w14:paraId="64D021E5" w14:textId="77777777" w:rsidR="00E02046" w:rsidRPr="006630F3" w:rsidRDefault="00E02046" w:rsidP="006442C1">
      <w:pPr>
        <w:rPr>
          <w:rFonts w:asciiTheme="minorHAnsi" w:hAnsiTheme="minorHAnsi" w:cstheme="minorHAnsi"/>
        </w:rPr>
      </w:pPr>
      <w:r>
        <w:rPr>
          <w:rFonts w:asciiTheme="minorHAnsi" w:hAnsiTheme="minorHAnsi" w:cstheme="minorHAnsi"/>
        </w:rPr>
        <w:t>Représentée par Monsieur PAUL Erwan, en sa qualité de Directeur,</w:t>
      </w:r>
    </w:p>
    <w:p w14:paraId="1FB12F27" w14:textId="77777777" w:rsidR="00E02046" w:rsidRPr="006630F3" w:rsidRDefault="00E02046" w:rsidP="006442C1">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 </w:t>
      </w:r>
    </w:p>
    <w:p w14:paraId="6B6AA04A" w14:textId="77777777" w:rsidR="00E02046" w:rsidRPr="006630F3" w:rsidRDefault="00E02046" w:rsidP="006442C1">
      <w:pPr>
        <w:rPr>
          <w:rFonts w:asciiTheme="minorHAnsi" w:hAnsiTheme="minorHAnsi" w:cstheme="minorHAnsi"/>
        </w:rPr>
      </w:pPr>
    </w:p>
    <w:p w14:paraId="74942EC4" w14:textId="77777777" w:rsidR="00E02046" w:rsidRPr="006630F3" w:rsidRDefault="00E02046" w:rsidP="006442C1">
      <w:pPr>
        <w:rPr>
          <w:rFonts w:asciiTheme="minorHAnsi" w:hAnsiTheme="minorHAnsi" w:cstheme="minorHAnsi"/>
        </w:rPr>
      </w:pPr>
      <w:r>
        <w:rPr>
          <w:rFonts w:asciiTheme="minorHAnsi" w:hAnsiTheme="minorHAnsi" w:cstheme="minorHAnsi"/>
        </w:rPr>
        <w:t xml:space="preserve"> D’une part,</w:t>
      </w:r>
    </w:p>
    <w:p w14:paraId="73D30704" w14:textId="77777777" w:rsidR="00E02046" w:rsidRPr="006630F3" w:rsidRDefault="00E02046" w:rsidP="006442C1">
      <w:pPr>
        <w:rPr>
          <w:rFonts w:asciiTheme="minorHAnsi" w:hAnsiTheme="minorHAnsi" w:cstheme="minorHAnsi"/>
        </w:rPr>
      </w:pPr>
      <w:r>
        <w:rPr>
          <w:rFonts w:asciiTheme="minorHAnsi" w:hAnsiTheme="minorHAnsi" w:cstheme="minorHAnsi"/>
        </w:rPr>
        <w:t xml:space="preserve">                                                                                                  </w:t>
      </w:r>
    </w:p>
    <w:bookmarkEnd w:id="0"/>
    <w:p w14:paraId="01C1215D" w14:textId="00F33A09" w:rsidR="00E02046" w:rsidRPr="006630F3" w:rsidRDefault="00E02046" w:rsidP="006442C1">
      <w:pPr>
        <w:rPr>
          <w:rFonts w:asciiTheme="minorHAnsi" w:hAnsiTheme="minorHAnsi" w:cstheme="minorHAnsi"/>
          <w:b/>
        </w:rPr>
      </w:pPr>
      <w:r>
        <w:rPr>
          <w:rFonts w:asciiTheme="minorHAnsi" w:hAnsiTheme="minorHAnsi" w:cstheme="minorHAnsi"/>
          <w:b/>
        </w:rPr>
        <w:t>Et</w:t>
      </w:r>
    </w:p>
    <w:p w14:paraId="0E0618E7" w14:textId="77777777" w:rsidR="00E02046" w:rsidRPr="006630F3" w:rsidRDefault="00E02046" w:rsidP="006442C1">
      <w:pPr>
        <w:rPr>
          <w:rFonts w:asciiTheme="minorHAnsi" w:hAnsiTheme="minorHAnsi" w:cstheme="minorHAnsi"/>
          <w:b/>
        </w:rPr>
      </w:pPr>
    </w:p>
    <w:p w14:paraId="69299877" w14:textId="77777777" w:rsidR="00E02046" w:rsidRPr="006630F3" w:rsidRDefault="00E02046" w:rsidP="006442C1">
      <w:pPr>
        <w:rPr>
          <w:rFonts w:asciiTheme="minorHAnsi" w:hAnsiTheme="minorHAnsi" w:cstheme="minorHAnsi"/>
        </w:rPr>
      </w:pPr>
      <w:r>
        <w:rPr>
          <w:rFonts w:asciiTheme="minorHAnsi" w:hAnsiTheme="minorHAnsi" w:cstheme="minorHAnsi"/>
        </w:rPr>
        <w:t>D’autre part,</w:t>
      </w:r>
    </w:p>
    <w:p w14:paraId="3736EADB" w14:textId="77777777" w:rsidR="00E02046" w:rsidRPr="006630F3" w:rsidRDefault="00E02046" w:rsidP="006442C1">
      <w:pPr>
        <w:rPr>
          <w:rFonts w:asciiTheme="minorHAnsi" w:hAnsiTheme="minorHAnsi" w:cstheme="minorHAnsi"/>
        </w:rPr>
      </w:pPr>
    </w:p>
    <w:p w14:paraId="50DC981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Nom : </w:t>
      </w:r>
      <w:r>
        <w:rPr>
          <w:rFonts w:asciiTheme="minorHAnsi" w:hAnsiTheme="minorHAnsi" w:cstheme="minorHAnsi"/>
          <w:bCs/>
          <w:color w:val="FF0000"/>
        </w:rPr>
        <w:t>à compléter</w:t>
      </w:r>
    </w:p>
    <w:p w14:paraId="39C49875"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Prénom :</w:t>
      </w:r>
      <w:r>
        <w:rPr>
          <w:rFonts w:asciiTheme="minorHAnsi" w:hAnsiTheme="minorHAnsi" w:cstheme="minorHAnsi"/>
          <w:bCs/>
          <w:color w:val="FF0000"/>
        </w:rPr>
        <w:t xml:space="preserve"> à compléter</w:t>
      </w:r>
    </w:p>
    <w:p w14:paraId="46198703"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Sexe :</w:t>
      </w:r>
      <w:r>
        <w:rPr>
          <w:rFonts w:asciiTheme="minorHAnsi" w:hAnsiTheme="minorHAnsi" w:cstheme="minorHAnsi"/>
          <w:bCs/>
          <w:color w:val="FF0000"/>
        </w:rPr>
        <w:t xml:space="preserve"> à compléter</w:t>
      </w:r>
    </w:p>
    <w:p w14:paraId="5C5D5501"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Date et lieu de naissance :</w:t>
      </w:r>
      <w:r>
        <w:rPr>
          <w:rFonts w:asciiTheme="minorHAnsi" w:hAnsiTheme="minorHAnsi" w:cstheme="minorHAnsi"/>
          <w:bCs/>
          <w:color w:val="FF0000"/>
        </w:rPr>
        <w:t xml:space="preserve"> à compléter</w:t>
      </w:r>
    </w:p>
    <w:p w14:paraId="0392FC2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De nationalité :</w:t>
      </w:r>
      <w:r>
        <w:rPr>
          <w:rFonts w:asciiTheme="minorHAnsi" w:hAnsiTheme="minorHAnsi" w:cstheme="minorHAnsi"/>
          <w:bCs/>
          <w:color w:val="FF0000"/>
        </w:rPr>
        <w:t xml:space="preserve"> à compléter</w:t>
      </w:r>
    </w:p>
    <w:p w14:paraId="38E12B02"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Situation matrimoniale :</w:t>
      </w:r>
      <w:r>
        <w:rPr>
          <w:rFonts w:asciiTheme="minorHAnsi" w:hAnsiTheme="minorHAnsi" w:cstheme="minorHAnsi"/>
          <w:bCs/>
          <w:color w:val="FF0000"/>
        </w:rPr>
        <w:t xml:space="preserve"> à compléter</w:t>
      </w:r>
    </w:p>
    <w:p w14:paraId="313BAB58"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Enfant à charge :</w:t>
      </w:r>
      <w:r>
        <w:rPr>
          <w:rFonts w:asciiTheme="minorHAnsi" w:hAnsiTheme="minorHAnsi" w:cstheme="minorHAnsi"/>
          <w:bCs/>
          <w:color w:val="FF0000"/>
        </w:rPr>
        <w:t xml:space="preserve"> à compléter</w:t>
      </w:r>
    </w:p>
    <w:p w14:paraId="59290A9C"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Adresse postale et Géographique :</w:t>
      </w:r>
      <w:r>
        <w:rPr>
          <w:rFonts w:asciiTheme="minorHAnsi" w:hAnsiTheme="minorHAnsi" w:cstheme="minorHAnsi"/>
          <w:bCs/>
          <w:color w:val="FF0000"/>
        </w:rPr>
        <w:t xml:space="preserve"> à compléter</w:t>
      </w:r>
    </w:p>
    <w:p w14:paraId="1688F2FE" w14:textId="77777777" w:rsidR="00E02046" w:rsidRPr="006630F3" w:rsidRDefault="00E02046" w:rsidP="006442C1">
      <w:pPr>
        <w:jc w:val="both"/>
        <w:rPr>
          <w:rFonts w:asciiTheme="minorHAnsi" w:hAnsiTheme="minorHAnsi" w:cstheme="minorHAnsi"/>
          <w:bCs/>
          <w:color w:val="000000" w:themeColor="text1"/>
        </w:rPr>
      </w:pPr>
      <w:r>
        <w:rPr>
          <w:rFonts w:asciiTheme="minorHAnsi" w:hAnsiTheme="minorHAnsi" w:cstheme="minorHAnsi"/>
          <w:bCs/>
          <w:color w:val="000000" w:themeColor="text1"/>
        </w:rPr>
        <w:t>Titulaire de la pièce d’identité (type &amp; numéro) :</w:t>
      </w:r>
      <w:r>
        <w:rPr>
          <w:rFonts w:asciiTheme="minorHAnsi" w:hAnsiTheme="minorHAnsi" w:cstheme="minorHAnsi"/>
          <w:bCs/>
          <w:color w:val="FF0000"/>
        </w:rPr>
        <w:t xml:space="preserve"> à compléter</w:t>
      </w:r>
    </w:p>
    <w:p w14:paraId="2889D303" w14:textId="77777777" w:rsidR="00DF03DF" w:rsidRPr="00DF03DF" w:rsidRDefault="00DF03DF" w:rsidP="00DF03DF">
      <w:pPr>
        <w:jc w:val="both"/>
        <w:rPr>
          <w:rFonts w:asciiTheme="minorHAnsi" w:hAnsiTheme="minorHAnsi" w:cstheme="minorHAnsi"/>
          <w:bCs/>
          <w:color w:val="000000" w:themeColor="text1"/>
        </w:rPr>
      </w:pPr>
      <w:r>
        <w:rPr>
          <w:rFonts w:asciiTheme="minorHAnsi" w:hAnsiTheme="minorHAnsi" w:cstheme="minorHAnsi"/>
          <w:bCs/>
          <w:color w:val="000000" w:themeColor="text1"/>
        </w:rPr>
        <w:t>Contact personnel : à compléter</w:t>
      </w:r>
    </w:p>
    <w:p w14:paraId="1EDEB877" w14:textId="77777777" w:rsidR="00E02046" w:rsidRPr="006630F3" w:rsidRDefault="00E02046" w:rsidP="006442C1">
      <w:pPr>
        <w:jc w:val="both"/>
        <w:rPr>
          <w:rFonts w:asciiTheme="minorHAnsi" w:hAnsiTheme="minorHAnsi" w:cstheme="minorHAnsi"/>
          <w:bCs/>
          <w:color w:val="000000" w:themeColor="text1"/>
        </w:rPr>
      </w:pPr>
    </w:p>
    <w:p w14:paraId="61577DED" w14:textId="77777777" w:rsidR="00E02046" w:rsidRPr="006630F3" w:rsidRDefault="00E02046" w:rsidP="006442C1">
      <w:pPr>
        <w:rPr>
          <w:rFonts w:asciiTheme="minorHAnsi" w:hAnsiTheme="minorHAnsi" w:cstheme="minorHAnsi"/>
          <w:b/>
          <w:bCs/>
          <w:color w:val="FF0000"/>
        </w:rPr>
      </w:pPr>
      <w:r>
        <w:rPr>
          <w:rFonts w:asciiTheme="minorHAnsi" w:hAnsiTheme="minorHAnsi" w:cstheme="minorHAnsi"/>
          <w:bCs/>
          <w:color w:val="000000" w:themeColor="text1"/>
        </w:rPr>
        <w:t>Ci-après désigné « </w:t>
      </w:r>
      <w:r>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7486DEFC" w14:textId="77777777" w:rsidR="00E02046" w:rsidRPr="006630F3" w:rsidRDefault="00E02046" w:rsidP="006442C1">
      <w:pPr>
        <w:rPr>
          <w:rFonts w:asciiTheme="minorHAnsi" w:hAnsiTheme="minorHAnsi" w:cstheme="minorHAnsi"/>
        </w:rPr>
      </w:pPr>
    </w:p>
    <w:p w14:paraId="75256D58" w14:textId="77777777" w:rsidR="00E02046" w:rsidRPr="006630F3" w:rsidRDefault="00E02046" w:rsidP="006442C1">
      <w:pPr>
        <w:rPr>
          <w:rFonts w:asciiTheme="minorHAnsi" w:hAnsiTheme="minorHAnsi" w:cstheme="minorHAnsi"/>
        </w:rPr>
      </w:pPr>
      <w:r>
        <w:rPr>
          <w:rFonts w:asciiTheme="minorHAnsi" w:hAnsiTheme="minorHAnsi" w:cstheme="minorHAnsi"/>
        </w:rPr>
        <w:t>D’autre part,</w:t>
      </w:r>
    </w:p>
    <w:p w14:paraId="37E0B64A" w14:textId="77777777" w:rsidR="00E02046" w:rsidRPr="006630F3" w:rsidRDefault="00E02046" w:rsidP="006442C1">
      <w:pPr>
        <w:rPr>
          <w:rFonts w:asciiTheme="minorHAnsi" w:hAnsiTheme="minorHAnsi" w:cstheme="minorHAnsi"/>
        </w:rPr>
      </w:pPr>
    </w:p>
    <w:p w14:paraId="42BE0F5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et l’Employé sont ci-après désignés collectivement « les Parties » et individuellement « la Partie ».</w:t>
      </w:r>
    </w:p>
    <w:p w14:paraId="105E9FD9" w14:textId="77777777" w:rsidR="00E02046" w:rsidRPr="006630F3" w:rsidRDefault="00E02046" w:rsidP="006442C1">
      <w:pPr>
        <w:rPr>
          <w:rFonts w:asciiTheme="minorHAnsi" w:hAnsiTheme="minorHAnsi" w:cstheme="minorHAnsi"/>
        </w:rPr>
      </w:pPr>
    </w:p>
    <w:p w14:paraId="19270041" w14:textId="77777777" w:rsidR="00E02046" w:rsidRPr="006630F3" w:rsidRDefault="00E02046" w:rsidP="006442C1">
      <w:pPr>
        <w:rPr>
          <w:rFonts w:asciiTheme="minorHAnsi" w:hAnsiTheme="minorHAnsi" w:cstheme="minorHAnsi"/>
          <w:b/>
        </w:rPr>
      </w:pPr>
      <w:r>
        <w:rPr>
          <w:rFonts w:asciiTheme="minorHAnsi" w:hAnsiTheme="minorHAnsi" w:cstheme="minorHAnsi"/>
          <w:b/>
        </w:rPr>
        <w:t>CONSIDERANT QUE :</w:t>
      </w:r>
    </w:p>
    <w:p w14:paraId="08418ED7" w14:textId="77777777" w:rsidR="00E02046" w:rsidRPr="006630F3" w:rsidRDefault="00E02046" w:rsidP="006442C1">
      <w:pPr>
        <w:rPr>
          <w:rFonts w:asciiTheme="minorHAnsi" w:hAnsiTheme="minorHAnsi" w:cstheme="minorHAnsi"/>
          <w:b/>
        </w:rPr>
      </w:pPr>
    </w:p>
    <w:p w14:paraId="56117DAF" w14:textId="77777777" w:rsidR="00E02046" w:rsidRPr="006630F3" w:rsidRDefault="00E02046" w:rsidP="006442C1">
      <w:pPr>
        <w:rPr>
          <w:rFonts w:asciiTheme="minorHAnsi" w:hAnsiTheme="minorHAnsi" w:cstheme="minorHAnsi"/>
        </w:rPr>
      </w:pPr>
      <w:r>
        <w:rPr>
          <w:rFonts w:asciiTheme="minorHAnsi" w:hAnsiTheme="minorHAnsi" w:cstheme="minorHAnsi"/>
        </w:rPr>
        <w:t>Les parties entendent conclure ici un contrat de travail à durée indéterminée.</w:t>
      </w:r>
    </w:p>
    <w:p w14:paraId="780F8986" w14:textId="77777777" w:rsidR="00E02046" w:rsidRPr="006630F3" w:rsidRDefault="00E02046" w:rsidP="006442C1">
      <w:pPr>
        <w:rPr>
          <w:rFonts w:asciiTheme="minorHAnsi" w:hAnsiTheme="minorHAnsi" w:cstheme="minorHAnsi"/>
        </w:rPr>
      </w:pPr>
    </w:p>
    <w:p w14:paraId="071BC98D" w14:textId="77777777" w:rsidR="00E02046" w:rsidRPr="006630F3" w:rsidRDefault="00E02046" w:rsidP="006442C1">
      <w:pPr>
        <w:rPr>
          <w:rFonts w:asciiTheme="minorHAnsi" w:hAnsiTheme="minorHAnsi" w:cstheme="minorHAnsi"/>
        </w:rPr>
      </w:pPr>
      <w:r>
        <w:rPr>
          <w:rFonts w:asciiTheme="minorHAnsi" w:hAnsiTheme="minorHAnsi" w:cstheme="minorHAnsi"/>
        </w:rPr>
        <w:lastRenderedPageBreak/>
        <w:t>A cette fin, l’Employé, déclare :</w:t>
      </w:r>
    </w:p>
    <w:p w14:paraId="500FE10A" w14:textId="77777777" w:rsidR="00E02046" w:rsidRPr="006630F3" w:rsidRDefault="00E02046" w:rsidP="006442C1">
      <w:pPr>
        <w:rPr>
          <w:rFonts w:asciiTheme="minorHAnsi" w:hAnsiTheme="minorHAnsi" w:cstheme="minorHAnsi"/>
        </w:rPr>
      </w:pPr>
    </w:p>
    <w:p w14:paraId="0C392D07" w14:textId="77777777" w:rsidR="00E02046" w:rsidRPr="006630F3" w:rsidRDefault="00E02046" w:rsidP="006442C1">
      <w:pPr>
        <w:pStyle w:val="Paragraphedeliste"/>
        <w:numPr>
          <w:ilvl w:val="0"/>
          <w:numId w:val="9"/>
        </w:numPr>
        <w:rPr>
          <w:rFonts w:asciiTheme="minorHAnsi" w:hAnsiTheme="minorHAnsi" w:cstheme="minorHAnsi"/>
        </w:rPr>
      </w:pPr>
      <w:r>
        <w:rPr>
          <w:rFonts w:asciiTheme="minorHAnsi" w:hAnsiTheme="minorHAnsi" w:cstheme="minorHAnsi"/>
        </w:rPr>
        <w:t>Etre libre de tout engagement au jour de son embauche ;</w:t>
      </w:r>
    </w:p>
    <w:p w14:paraId="08812AB5" w14:textId="77777777" w:rsidR="00E02046" w:rsidRPr="006630F3" w:rsidRDefault="00E02046" w:rsidP="006442C1">
      <w:pPr>
        <w:pStyle w:val="Paragraphedeliste"/>
        <w:rPr>
          <w:rFonts w:asciiTheme="minorHAnsi" w:hAnsiTheme="minorHAnsi" w:cstheme="minorHAnsi"/>
        </w:rPr>
      </w:pPr>
    </w:p>
    <w:p w14:paraId="5E5007F7" w14:textId="77777777" w:rsidR="00E02046" w:rsidRPr="006630F3" w:rsidRDefault="00E02046" w:rsidP="006442C1">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 non-confidentialité contraire à la signature du présent contrat ;</w:t>
      </w:r>
    </w:p>
    <w:p w14:paraId="3F4E80FF" w14:textId="77777777" w:rsidR="00E02046" w:rsidRPr="006630F3" w:rsidRDefault="00E02046" w:rsidP="006442C1">
      <w:pPr>
        <w:jc w:val="both"/>
        <w:rPr>
          <w:rFonts w:asciiTheme="minorHAnsi" w:hAnsiTheme="minorHAnsi" w:cstheme="minorHAnsi"/>
        </w:rPr>
      </w:pPr>
    </w:p>
    <w:p w14:paraId="41B7908D" w14:textId="77777777" w:rsidR="00E02046" w:rsidRPr="006630F3" w:rsidRDefault="00E02046" w:rsidP="006442C1">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3A3149DD" w14:textId="77777777" w:rsidR="00E02046" w:rsidRPr="006630F3" w:rsidRDefault="00E02046" w:rsidP="006442C1">
      <w:pPr>
        <w:rPr>
          <w:rFonts w:asciiTheme="minorHAnsi" w:hAnsiTheme="minorHAnsi" w:cstheme="minorHAnsi"/>
        </w:rPr>
      </w:pPr>
    </w:p>
    <w:p w14:paraId="0FEB788F" w14:textId="0AB513F3" w:rsidR="00E02046" w:rsidRPr="006630F3" w:rsidRDefault="00E02046" w:rsidP="006442C1">
      <w:pPr>
        <w:pStyle w:val="Paragraphedeliste"/>
        <w:numPr>
          <w:ilvl w:val="0"/>
          <w:numId w:val="9"/>
        </w:numPr>
        <w:jc w:val="both"/>
        <w:rPr>
          <w:rFonts w:asciiTheme="minorHAnsi" w:hAnsiTheme="minorHAnsi" w:cstheme="minorHAnsi"/>
        </w:rPr>
      </w:pPr>
      <w:r>
        <w:rPr>
          <w:rFonts w:asciiTheme="minorHAnsi" w:hAnsiTheme="minorHAnsi" w:cstheme="minorHAnsi"/>
        </w:rPr>
        <w:t>Avoir fourni des informations exactes et sincères sur ses qualifications, situations personnelle et professionnelle, tout fait entré dans le champ contractuel des parties et sur la base duquel elles ont décidés de conclure le présent contrat.</w:t>
      </w:r>
    </w:p>
    <w:p w14:paraId="577CAE2F" w14:textId="77777777" w:rsidR="00E02046" w:rsidRPr="006630F3" w:rsidRDefault="00E02046" w:rsidP="006442C1">
      <w:pPr>
        <w:jc w:val="both"/>
        <w:rPr>
          <w:rFonts w:asciiTheme="minorHAnsi" w:hAnsiTheme="minorHAnsi" w:cstheme="minorHAnsi"/>
        </w:rPr>
      </w:pPr>
    </w:p>
    <w:p w14:paraId="65332FAB" w14:textId="77777777" w:rsidR="00E02046" w:rsidRPr="006630F3" w:rsidRDefault="00E02046" w:rsidP="006442C1">
      <w:pPr>
        <w:rPr>
          <w:rFonts w:asciiTheme="minorHAnsi" w:hAnsiTheme="minorHAnsi" w:cstheme="minorHAnsi"/>
          <w:b/>
        </w:rPr>
      </w:pPr>
      <w:r>
        <w:rPr>
          <w:rFonts w:asciiTheme="minorHAnsi" w:hAnsiTheme="minorHAnsi" w:cstheme="minorHAnsi"/>
          <w:b/>
          <w:color w:val="00B050"/>
        </w:rPr>
        <w:t>Article 1</w:t>
      </w:r>
      <w:r>
        <w:rPr>
          <w:rFonts w:asciiTheme="minorHAnsi" w:hAnsiTheme="minorHAnsi" w:cstheme="minorHAnsi"/>
          <w:b/>
          <w:color w:val="00B050"/>
          <w:vertAlign w:val="superscript"/>
        </w:rPr>
        <w:t>er</w:t>
      </w:r>
      <w:r>
        <w:rPr>
          <w:rFonts w:asciiTheme="minorHAnsi" w:hAnsiTheme="minorHAnsi" w:cstheme="minorHAnsi"/>
          <w:b/>
          <w:color w:val="00B050"/>
        </w:rPr>
        <w:t> : Textes légaux et réglementaires</w:t>
      </w:r>
    </w:p>
    <w:p w14:paraId="77B890DA" w14:textId="77777777" w:rsidR="00E02046" w:rsidRPr="006630F3" w:rsidRDefault="00E02046" w:rsidP="006442C1">
      <w:pPr>
        <w:rPr>
          <w:rFonts w:asciiTheme="minorHAnsi" w:hAnsiTheme="minorHAnsi" w:cstheme="minorHAnsi"/>
        </w:rPr>
      </w:pPr>
    </w:p>
    <w:p w14:paraId="7E9A0450" w14:textId="77777777" w:rsidR="00E02046" w:rsidRPr="006630F3" w:rsidRDefault="00E02046" w:rsidP="006442C1">
      <w:pPr>
        <w:rPr>
          <w:rFonts w:asciiTheme="minorHAnsi" w:hAnsiTheme="minorHAnsi" w:cstheme="minorHAnsi"/>
        </w:rPr>
      </w:pPr>
      <w:r>
        <w:rPr>
          <w:rFonts w:asciiTheme="minorHAnsi" w:hAnsiTheme="minorHAnsi" w:cstheme="minorHAnsi"/>
        </w:rPr>
        <w:t>Les relations entre l’Employeur et l’Employé sont régies par :</w:t>
      </w:r>
    </w:p>
    <w:p w14:paraId="75A45A7C" w14:textId="77777777" w:rsidR="00E02046" w:rsidRPr="006630F3" w:rsidRDefault="00E02046" w:rsidP="006442C1">
      <w:pPr>
        <w:rPr>
          <w:rFonts w:asciiTheme="minorHAnsi" w:hAnsiTheme="minorHAnsi" w:cstheme="minorHAnsi"/>
          <w:b/>
        </w:rPr>
      </w:pPr>
    </w:p>
    <w:p w14:paraId="3D3036C4"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La loi n°2015-532 du 20 juillet 2015 portant Code du travail en Côte d’Ivoire, et des textes réglementaires pris pour son application ;</w:t>
      </w:r>
    </w:p>
    <w:p w14:paraId="7DB1D072" w14:textId="77777777" w:rsidR="00E02046" w:rsidRPr="006630F3" w:rsidRDefault="00E02046" w:rsidP="006442C1">
      <w:pPr>
        <w:jc w:val="both"/>
        <w:rPr>
          <w:rFonts w:asciiTheme="minorHAnsi" w:hAnsiTheme="minorHAnsi" w:cstheme="minorHAnsi"/>
        </w:rPr>
      </w:pPr>
    </w:p>
    <w:p w14:paraId="29969E0D" w14:textId="77777777" w:rsidR="00E02046" w:rsidRPr="006630F3" w:rsidRDefault="00E02046" w:rsidP="006442C1">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123A1D49" w14:textId="77777777" w:rsidR="00E02046" w:rsidRPr="006630F3" w:rsidRDefault="00E02046" w:rsidP="006442C1">
      <w:pPr>
        <w:jc w:val="both"/>
        <w:rPr>
          <w:rFonts w:asciiTheme="minorHAnsi" w:hAnsiTheme="minorHAnsi" w:cstheme="minorHAnsi"/>
        </w:rPr>
      </w:pPr>
    </w:p>
    <w:p w14:paraId="5A8234B6" w14:textId="77777777" w:rsidR="00E02046" w:rsidRPr="006630F3" w:rsidRDefault="00E02046" w:rsidP="006442C1">
      <w:pPr>
        <w:rPr>
          <w:rFonts w:asciiTheme="minorHAnsi" w:hAnsiTheme="minorHAnsi" w:cstheme="minorHAnsi"/>
        </w:rPr>
      </w:pPr>
      <w:r>
        <w:rPr>
          <w:rFonts w:asciiTheme="minorHAnsi" w:hAnsiTheme="minorHAnsi" w:cstheme="minorHAnsi"/>
        </w:rPr>
        <w:t>c) Le Règlement Intérieur, le Code Ethique applicable au sein de la société ;</w:t>
      </w:r>
    </w:p>
    <w:p w14:paraId="502D16FD" w14:textId="77777777" w:rsidR="00E02046" w:rsidRPr="006630F3" w:rsidRDefault="00E02046" w:rsidP="006442C1">
      <w:pPr>
        <w:rPr>
          <w:rFonts w:asciiTheme="minorHAnsi" w:hAnsiTheme="minorHAnsi" w:cstheme="minorHAnsi"/>
        </w:rPr>
      </w:pPr>
    </w:p>
    <w:p w14:paraId="6CD7BED3" w14:textId="77777777" w:rsidR="00E02046" w:rsidRPr="006630F3" w:rsidRDefault="00E02046" w:rsidP="006442C1">
      <w:pPr>
        <w:rPr>
          <w:rFonts w:asciiTheme="minorHAnsi" w:hAnsiTheme="minorHAnsi" w:cstheme="minorHAnsi"/>
        </w:rPr>
      </w:pPr>
      <w:r>
        <w:rPr>
          <w:rFonts w:asciiTheme="minorHAnsi" w:hAnsiTheme="minorHAnsi" w:cstheme="minorHAnsi"/>
        </w:rPr>
        <w:t>d) Le présent contrat de travail.</w:t>
      </w:r>
    </w:p>
    <w:p w14:paraId="2BC09978" w14:textId="77777777" w:rsidR="00E02046" w:rsidRPr="006630F3" w:rsidRDefault="00E02046" w:rsidP="006442C1">
      <w:pPr>
        <w:rPr>
          <w:rFonts w:asciiTheme="minorHAnsi" w:hAnsiTheme="minorHAnsi" w:cstheme="minorHAnsi"/>
        </w:rPr>
      </w:pPr>
    </w:p>
    <w:p w14:paraId="16CC4AF7"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2 : Engagement  </w:t>
      </w:r>
    </w:p>
    <w:p w14:paraId="3664AC50" w14:textId="77777777" w:rsidR="00E02046" w:rsidRPr="006630F3" w:rsidRDefault="00E02046" w:rsidP="006442C1">
      <w:pPr>
        <w:rPr>
          <w:rFonts w:asciiTheme="minorHAnsi" w:hAnsiTheme="minorHAnsi" w:cstheme="minorHAnsi"/>
        </w:rPr>
      </w:pPr>
    </w:p>
    <w:p w14:paraId="4F3356F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engage l’Employé en qualité de [</w:t>
      </w:r>
      <w:r>
        <w:rPr>
          <w:rFonts w:asciiTheme="minorHAnsi" w:hAnsiTheme="minorHAnsi" w:cstheme="minorHAnsi"/>
          <w:color w:val="FF0000"/>
        </w:rPr>
        <w:t>A compléter</w:t>
      </w:r>
      <w:r>
        <w:rPr>
          <w:rFonts w:asciiTheme="minorHAnsi" w:hAnsiTheme="minorHAnsi" w:cstheme="minorHAnsi"/>
        </w:rPr>
        <w:t>] pour servir à Abidjan.</w:t>
      </w:r>
    </w:p>
    <w:p w14:paraId="7F9B729A" w14:textId="77777777" w:rsidR="00E02046" w:rsidRPr="006630F3" w:rsidRDefault="00E02046" w:rsidP="006442C1">
      <w:pPr>
        <w:jc w:val="both"/>
        <w:rPr>
          <w:rFonts w:asciiTheme="minorHAnsi" w:hAnsiTheme="minorHAnsi" w:cstheme="minorHAnsi"/>
        </w:rPr>
      </w:pPr>
    </w:p>
    <w:p w14:paraId="0988855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L’Employeur, qui accepte, sous réserve de l’aptitude au travail proposé, qui sera confirmée par la visite médicale d’embauche préalable. </w:t>
      </w:r>
    </w:p>
    <w:p w14:paraId="55703D23" w14:textId="77777777" w:rsidR="00E02046" w:rsidRPr="006630F3" w:rsidRDefault="00E02046" w:rsidP="006442C1">
      <w:pPr>
        <w:jc w:val="both"/>
        <w:rPr>
          <w:rFonts w:asciiTheme="minorHAnsi" w:hAnsiTheme="minorHAnsi" w:cstheme="minorHAnsi"/>
        </w:rPr>
      </w:pPr>
    </w:p>
    <w:p w14:paraId="2EE14D65" w14:textId="571C594A" w:rsidR="00320B90" w:rsidRPr="006630F3" w:rsidRDefault="00E02046" w:rsidP="006442C1">
      <w:pPr>
        <w:jc w:val="both"/>
        <w:rPr>
          <w:rFonts w:asciiTheme="minorHAnsi" w:hAnsiTheme="minorHAnsi" w:cstheme="minorHAnsi"/>
        </w:rPr>
      </w:pPr>
      <w:r>
        <w:rPr>
          <w:rFonts w:asciiTheme="minorHAnsi" w:hAnsiTheme="minorHAnsi" w:cstheme="minorHAnsi"/>
        </w:rPr>
        <w:t>A ce titre, il est hiérarchiquement rattaché à [</w:t>
      </w:r>
      <w:r>
        <w:rPr>
          <w:rFonts w:asciiTheme="minorHAnsi" w:hAnsiTheme="minorHAnsi" w:cstheme="minorHAnsi"/>
          <w:color w:val="FF0000"/>
        </w:rPr>
        <w:t>A compléter</w:t>
      </w:r>
      <w:r>
        <w:rPr>
          <w:rFonts w:asciiTheme="minorHAnsi" w:hAnsiTheme="minorHAnsi" w:cstheme="minorHAnsi"/>
        </w:rPr>
        <w:t xml:space="preserve">] de la société. Il déclare également accepter les tâches et responsabilités attachées à ses fonctions telles que annexées au présent contrat de travail. </w:t>
      </w:r>
      <w:r>
        <w:rPr>
          <w:rStyle w:val="citation-305"/>
          <w:rFonts w:asciiTheme="minorHAnsi" w:hAnsiTheme="minorHAnsi" w:cstheme="minorHAnsi"/>
        </w:rPr>
        <w:t>La liste des tâches annexées au présent contrat n’est ni exhaustives ni limitatives</w:t>
      </w:r>
      <w:r>
        <w:rPr>
          <w:rFonts w:asciiTheme="minorHAnsi" w:hAnsiTheme="minorHAnsi" w:cstheme="minorHAnsi"/>
        </w:rPr>
        <w:t>.</w:t>
      </w:r>
    </w:p>
    <w:p w14:paraId="23A5FD8A"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Pr>
          <w:rFonts w:asciiTheme="minorHAnsi" w:hAnsiTheme="minorHAnsi" w:cstheme="minorHAnsi"/>
          <w:lang w:val="fr-CI" w:eastAsia="en-US"/>
        </w:rPr>
        <w:t xml:space="preserve">Compte tenu de la nature des activités de l’Employeur et des spécificités des missions d’assistance technique, l’Employé pourra être amené à effectuer toute autre tâche s’inscrivant dans le cadre de sa qualification professionnelle et nécessaire à la bonne exécution des projets de l'entreprise utilisatrice ou au bon fonctionnement de la société </w:t>
      </w:r>
      <w:r>
        <w:rPr>
          <w:rFonts w:asciiTheme="minorHAnsi" w:hAnsiTheme="minorHAnsi" w:cstheme="minorHAnsi"/>
          <w:b/>
          <w:bCs/>
          <w:lang w:val="fr-CI" w:eastAsia="en-US"/>
        </w:rPr>
        <w:t>AT225</w:t>
      </w:r>
      <w:r>
        <w:rPr>
          <w:rFonts w:asciiTheme="minorHAnsi" w:hAnsiTheme="minorHAnsi" w:cstheme="minorHAnsi"/>
          <w:lang w:val="fr-CI" w:eastAsia="en-US"/>
        </w:rPr>
        <w:t>.</w:t>
      </w:r>
    </w:p>
    <w:p w14:paraId="31FC6DC0" w14:textId="77777777" w:rsidR="00320B90" w:rsidRPr="00320B90" w:rsidRDefault="00320B90" w:rsidP="006442C1">
      <w:pPr>
        <w:spacing w:before="100" w:beforeAutospacing="1" w:after="100" w:afterAutospacing="1"/>
        <w:rPr>
          <w:rFonts w:asciiTheme="minorHAnsi" w:hAnsiTheme="minorHAnsi" w:cstheme="minorHAnsi"/>
          <w:lang w:val="fr-CI" w:eastAsia="en-US"/>
        </w:rPr>
      </w:pPr>
      <w:r>
        <w:rPr>
          <w:rFonts w:asciiTheme="minorHAnsi" w:hAnsiTheme="minorHAnsi" w:cstheme="minorHAnsi"/>
          <w:lang w:val="fr-CI" w:eastAsia="en-US"/>
        </w:rPr>
        <w:lastRenderedPageBreak/>
        <w:t xml:space="preserve">L’Employé accepte par avance que ses responsabilités puissent évoluer en fonction des nécessités de service, des évolutions technologiques ou des besoins spécifiques des clients chez lesquels il est détaché, sous réserve que ces changements respectent son niveau de classification et sa rémunération. </w:t>
      </w:r>
    </w:p>
    <w:p w14:paraId="7BB86035" w14:textId="77777777" w:rsidR="00320B90" w:rsidRPr="006630F3" w:rsidRDefault="00320B90" w:rsidP="006442C1">
      <w:pPr>
        <w:jc w:val="both"/>
        <w:rPr>
          <w:rFonts w:asciiTheme="minorHAnsi" w:hAnsiTheme="minorHAnsi" w:cstheme="minorHAnsi"/>
          <w:lang w:val="fr-CI"/>
        </w:rPr>
      </w:pPr>
    </w:p>
    <w:p w14:paraId="149BDFB4" w14:textId="77777777" w:rsidR="00E02046" w:rsidRPr="006630F3" w:rsidRDefault="00E02046" w:rsidP="006442C1">
      <w:pPr>
        <w:jc w:val="both"/>
        <w:rPr>
          <w:rFonts w:asciiTheme="minorHAnsi" w:hAnsiTheme="minorHAnsi" w:cstheme="minorHAnsi"/>
        </w:rPr>
      </w:pPr>
    </w:p>
    <w:p w14:paraId="3AE1A959"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3 : Classement du Travailleur</w:t>
      </w:r>
    </w:p>
    <w:p w14:paraId="7E2A9491" w14:textId="77777777" w:rsidR="00E02046" w:rsidRPr="006630F3" w:rsidRDefault="00E02046" w:rsidP="006442C1">
      <w:pPr>
        <w:jc w:val="both"/>
        <w:rPr>
          <w:rFonts w:asciiTheme="minorHAnsi" w:hAnsiTheme="minorHAnsi" w:cstheme="minorHAnsi"/>
        </w:rPr>
      </w:pPr>
    </w:p>
    <w:p w14:paraId="42928BB1"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est classé dans la catégorie [</w:t>
      </w:r>
      <w:r>
        <w:rPr>
          <w:rFonts w:asciiTheme="minorHAnsi" w:hAnsiTheme="minorHAnsi" w:cstheme="minorHAnsi"/>
          <w:color w:val="FF0000"/>
        </w:rPr>
        <w:t>A compléter</w:t>
      </w:r>
      <w:r>
        <w:rPr>
          <w:rFonts w:asciiTheme="minorHAnsi" w:hAnsiTheme="minorHAnsi" w:cstheme="minorHAnsi"/>
        </w:rPr>
        <w:t>] de la Convention Collective Interprofessionnelle du secteur [</w:t>
      </w:r>
      <w:r>
        <w:rPr>
          <w:rFonts w:asciiTheme="minorHAnsi" w:hAnsiTheme="minorHAnsi" w:cstheme="minorHAnsi"/>
          <w:color w:val="FF0000"/>
        </w:rPr>
        <w:t>A compléter</w:t>
      </w:r>
      <w:r>
        <w:rPr>
          <w:rFonts w:asciiTheme="minorHAnsi" w:hAnsiTheme="minorHAnsi" w:cstheme="minorHAnsi"/>
        </w:rPr>
        <w:t xml:space="preserve">]. </w:t>
      </w:r>
    </w:p>
    <w:p w14:paraId="7A73C393" w14:textId="77777777" w:rsidR="00E02046" w:rsidRPr="006630F3" w:rsidRDefault="00E02046" w:rsidP="006442C1">
      <w:pPr>
        <w:jc w:val="both"/>
        <w:rPr>
          <w:rFonts w:asciiTheme="minorHAnsi" w:hAnsiTheme="minorHAnsi" w:cstheme="minorHAnsi"/>
        </w:rPr>
      </w:pPr>
    </w:p>
    <w:p w14:paraId="4622E473"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4 : Exclusivité</w:t>
      </w:r>
      <w:r>
        <w:rPr>
          <w:rFonts w:asciiTheme="minorHAnsi" w:hAnsiTheme="minorHAnsi" w:cstheme="minorHAnsi"/>
          <w:b/>
          <w:color w:val="009E60"/>
          <w:u w:val="single"/>
        </w:rPr>
        <w:t> </w:t>
      </w:r>
    </w:p>
    <w:p w14:paraId="43A2E7F8" w14:textId="77777777" w:rsidR="00E02046" w:rsidRPr="006630F3" w:rsidRDefault="00E02046" w:rsidP="006442C1">
      <w:pPr>
        <w:jc w:val="both"/>
        <w:rPr>
          <w:rFonts w:asciiTheme="minorHAnsi" w:hAnsiTheme="minorHAnsi" w:cstheme="minorHAnsi"/>
        </w:rPr>
      </w:pPr>
    </w:p>
    <w:p w14:paraId="5BA9E6EA" w14:textId="4E96BF5A" w:rsidR="00E02046" w:rsidRPr="006630F3" w:rsidRDefault="00E02046" w:rsidP="006442C1">
      <w:pPr>
        <w:jc w:val="both"/>
        <w:rPr>
          <w:rFonts w:asciiTheme="minorHAnsi" w:hAnsiTheme="minorHAnsi" w:cstheme="minorHAnsi"/>
        </w:rPr>
      </w:pPr>
      <w:del w:id="501" w:author="AT225" w:date="2026-06-15T00:00:00Z">
        <w:r>
          <w:rPr>
            <w:rFonts w:asciiTheme="minorHAnsi" w:hAnsiTheme="minorHAnsi" w:cstheme="minorHAnsi"/>
          </w:rPr>
          <w:delText xml:space="preserve">L’Employeur devra pendant les heures de travail consacrer tout son temps et toute son activité exclusivement et intégralement au service de l’Employeur</w:delText>
        </w:r>
      </w:del>
      <w:ins w:id="502" w:author="AT225" w:date="2026-06-15T00:00:00Z">
        <w:r>
          <w:rPr>
            <w:rFonts w:asciiTheme="minorHAnsi" w:hAnsiTheme="minorHAnsi" w:cstheme="minorHAnsi"/>
          </w:rPr>
          <w:t xml:space="preserve">L’Employé devra pendant les heures de travail consacrer tout son temps et toute son activité exclusivement et intégralement au service de l’Employeur</w:t>
        </w:r>
      </w:ins>
    </w:p>
    <w:p w14:paraId="0837B7AA" w14:textId="3C4CA4C7" w:rsidR="00D624BB" w:rsidRPr="006630F3" w:rsidRDefault="00D624BB" w:rsidP="006442C1">
      <w:pPr>
        <w:jc w:val="both"/>
        <w:rPr>
          <w:rFonts w:asciiTheme="minorHAnsi" w:hAnsiTheme="minorHAnsi" w:cstheme="minorHAnsi"/>
        </w:rPr>
      </w:pPr>
    </w:p>
    <w:p w14:paraId="180A1B13" w14:textId="77777777" w:rsidR="00D624BB" w:rsidRPr="006630F3" w:rsidRDefault="00D624BB" w:rsidP="006442C1">
      <w:pPr>
        <w:jc w:val="both"/>
        <w:rPr>
          <w:rFonts w:asciiTheme="minorHAnsi" w:hAnsiTheme="minorHAnsi" w:cstheme="minorHAnsi"/>
        </w:rPr>
      </w:pPr>
      <w:r>
        <w:rPr>
          <w:rFonts w:asciiTheme="minorHAnsi" w:hAnsiTheme="minorHAnsi" w:cstheme="minorHAnsi"/>
        </w:rPr>
        <w:t xml:space="preserve">L’employé sera sous la direction de la société utilisatrice </w:t>
      </w:r>
      <w:r>
        <w:rPr>
          <w:rFonts w:asciiTheme="minorHAnsi" w:hAnsiTheme="minorHAnsi" w:cstheme="minorHAnsi"/>
          <w:color w:val="EE0000"/>
        </w:rPr>
        <w:t>(Nom de du client)</w:t>
      </w:r>
      <w:r>
        <w:rPr>
          <w:rFonts w:asciiTheme="minorHAnsi" w:hAnsiTheme="minorHAnsi" w:cstheme="minorHAnsi"/>
        </w:rPr>
        <w:t xml:space="preserve"> et l’autorité de son employeur AT225.</w:t>
      </w:r>
    </w:p>
    <w:p w14:paraId="635A4826" w14:textId="77777777" w:rsidR="00D624BB" w:rsidRPr="006630F3" w:rsidRDefault="00D624BB" w:rsidP="006442C1">
      <w:pPr>
        <w:jc w:val="both"/>
        <w:rPr>
          <w:rFonts w:asciiTheme="minorHAnsi" w:hAnsiTheme="minorHAnsi" w:cstheme="minorHAnsi"/>
        </w:rPr>
      </w:pPr>
    </w:p>
    <w:p w14:paraId="200C8656" w14:textId="77777777" w:rsidR="00E02046" w:rsidRPr="006630F3" w:rsidRDefault="00E02046" w:rsidP="006442C1">
      <w:pPr>
        <w:jc w:val="both"/>
        <w:rPr>
          <w:rFonts w:asciiTheme="minorHAnsi" w:hAnsiTheme="minorHAnsi" w:cstheme="minorHAnsi"/>
        </w:rPr>
      </w:pPr>
    </w:p>
    <w:p w14:paraId="1B8A573A"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5 : Clause de mobilité</w:t>
      </w:r>
    </w:p>
    <w:p w14:paraId="25411893" w14:textId="77777777" w:rsidR="00E02046" w:rsidRPr="006630F3" w:rsidRDefault="00E02046" w:rsidP="006442C1">
      <w:pPr>
        <w:jc w:val="both"/>
        <w:rPr>
          <w:rFonts w:asciiTheme="minorHAnsi" w:hAnsiTheme="minorHAnsi" w:cstheme="minorHAnsi"/>
          <w:b/>
          <w:color w:val="009E60"/>
        </w:rPr>
      </w:pPr>
    </w:p>
    <w:p w14:paraId="4D588456"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exercera ses fonctions en tout lieu où l’Employeur jugera bon de l’affecter, considération prise des nécessités dont l’Employeur se réserve le droit, sous réserve des dispositions du Code du Travail et de la Convention Collective.</w:t>
      </w:r>
    </w:p>
    <w:p w14:paraId="57D9B547"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560C3D0F"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6 : Date d’effet et durée</w:t>
      </w:r>
      <w:r>
        <w:rPr>
          <w:rFonts w:asciiTheme="minorHAnsi" w:hAnsiTheme="minorHAnsi" w:cstheme="minorHAnsi"/>
          <w:color w:val="009E60"/>
        </w:rPr>
        <w:t xml:space="preserve"> </w:t>
      </w:r>
    </w:p>
    <w:p w14:paraId="2E8F413E" w14:textId="77777777" w:rsidR="00E02046" w:rsidRPr="006630F3" w:rsidRDefault="00E02046" w:rsidP="006442C1">
      <w:pPr>
        <w:rPr>
          <w:rFonts w:asciiTheme="minorHAnsi" w:hAnsiTheme="minorHAnsi" w:cstheme="minorHAnsi"/>
          <w:color w:val="009E60"/>
        </w:rPr>
      </w:pPr>
    </w:p>
    <w:p w14:paraId="76A20C9E" w14:textId="6314C45C" w:rsidR="00B85533" w:rsidRPr="006630F3" w:rsidRDefault="00E02046" w:rsidP="006442C1">
      <w:pPr>
        <w:jc w:val="both"/>
        <w:rPr>
          <w:rFonts w:asciiTheme="minorHAnsi" w:hAnsiTheme="minorHAnsi" w:cstheme="minorHAnsi"/>
        </w:rPr>
      </w:pPr>
      <w:r>
        <w:rPr>
          <w:rFonts w:asciiTheme="minorHAnsi" w:hAnsiTheme="minorHAnsi" w:cstheme="minorHAnsi"/>
        </w:rPr>
        <w:t>Le présent contrat qui est à durée indéterminée prend effet à compter du [</w:t>
      </w:r>
      <w:r>
        <w:rPr>
          <w:rFonts w:asciiTheme="minorHAnsi" w:hAnsiTheme="minorHAnsi" w:cstheme="minorHAnsi"/>
          <w:color w:val="FF0000"/>
        </w:rPr>
        <w:t>A compléter</w:t>
      </w:r>
      <w:r>
        <w:rPr>
          <w:rFonts w:asciiTheme="minorHAnsi" w:hAnsiTheme="minorHAnsi" w:cstheme="minorHAnsi"/>
        </w:rPr>
        <w:t xml:space="preserve">]. </w:t>
      </w:r>
    </w:p>
    <w:p w14:paraId="41CAF2D3" w14:textId="77777777" w:rsidR="00B85533" w:rsidRPr="006630F3" w:rsidRDefault="00B85533" w:rsidP="006442C1">
      <w:pPr>
        <w:jc w:val="both"/>
        <w:rPr>
          <w:rFonts w:asciiTheme="minorHAnsi" w:hAnsiTheme="minorHAnsi" w:cstheme="minorHAnsi"/>
        </w:rPr>
      </w:pPr>
    </w:p>
    <w:p w14:paraId="65F8CDBE" w14:textId="77777777" w:rsidR="006B1C62" w:rsidRPr="006630F3" w:rsidRDefault="006B1C62" w:rsidP="006442C1">
      <w:pPr>
        <w:jc w:val="both"/>
        <w:rPr>
          <w:rFonts w:asciiTheme="minorHAnsi" w:hAnsiTheme="minorHAnsi" w:cstheme="minorHAnsi"/>
        </w:rPr>
      </w:pPr>
      <w:r>
        <w:rPr>
          <w:rFonts w:asciiTheme="minorHAnsi" w:hAnsiTheme="minorHAnsi" w:cstheme="minorHAnsi"/>
        </w:rPr>
        <w:t xml:space="preserve">Selon l’article 13 et 14 de la convention collective interprofessionnelle, l’engagement de </w:t>
      </w:r>
      <w:r>
        <w:rPr>
          <w:rFonts w:asciiTheme="minorHAnsi" w:hAnsiTheme="minorHAnsi" w:cstheme="minorHAnsi"/>
          <w:color w:val="FF0000"/>
        </w:rPr>
        <w:t xml:space="preserve">PRÉNOM NOM </w:t>
      </w:r>
      <w:r>
        <w:rPr>
          <w:rFonts w:asciiTheme="minorHAnsi" w:hAnsiTheme="minorHAnsi" w:cstheme="minorHAnsi"/>
        </w:rPr>
        <w:t xml:space="preserve">ne deviendra définitif qu’à l’issue d’une période d’essai de </w:t>
      </w:r>
      <w:r>
        <w:rPr>
          <w:rFonts w:asciiTheme="minorHAnsi" w:hAnsiTheme="minorHAnsi" w:cstheme="minorHAnsi"/>
          <w:color w:val="FF0000"/>
        </w:rPr>
        <w:t>X mois</w:t>
      </w:r>
      <w:r>
        <w:rPr>
          <w:rFonts w:asciiTheme="minorHAnsi" w:hAnsiTheme="minorHAnsi" w:cstheme="minorHAnsi"/>
        </w:rPr>
        <w:t>.</w:t>
      </w:r>
    </w:p>
    <w:p w14:paraId="14F9E68A" w14:textId="77777777" w:rsidR="006B1C62" w:rsidRPr="006630F3" w:rsidRDefault="006B1C62" w:rsidP="006442C1">
      <w:pPr>
        <w:jc w:val="both"/>
        <w:rPr>
          <w:rFonts w:asciiTheme="minorHAnsi" w:hAnsiTheme="minorHAnsi" w:cstheme="minorHAnsi"/>
        </w:rPr>
      </w:pPr>
    </w:p>
    <w:p w14:paraId="520E00EB"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- 8 jours pour les travailleurs payés à l’heure </w:t>
      </w:r>
    </w:p>
    <w:p w14:paraId="7E460777"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- 1 Mois pour les travailleurs payés au mois </w:t>
      </w:r>
    </w:p>
    <w:p w14:paraId="5F99671A"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- 2 Mois pour les travailleurs agents de maîtrise, techniciens et assimilés </w:t>
      </w:r>
    </w:p>
    <w:p w14:paraId="1B15287D"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- 3 Mois pour les ingénieurs, cadres et assimilés</w:t>
      </w:r>
    </w:p>
    <w:p w14:paraId="15BF074C"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- 6 Mois pour les cadres supérieurs</w:t>
      </w:r>
    </w:p>
    <w:p w14:paraId="5C87B7D0" w14:textId="77777777" w:rsidR="006B1C62" w:rsidRPr="006630F3" w:rsidRDefault="006B1C62" w:rsidP="006442C1">
      <w:pPr>
        <w:jc w:val="both"/>
        <w:rPr>
          <w:rFonts w:asciiTheme="minorHAnsi" w:hAnsiTheme="minorHAnsi" w:cstheme="minorHAnsi"/>
          <w:i/>
          <w:iCs/>
        </w:rPr>
      </w:pPr>
    </w:p>
    <w:p w14:paraId="5DA39228"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Si le travailleur est astreint à une période d’essai égale ou supérieure à 2 mois, le renouvellement de cette période doit lui être notifié par écrit avant la fin de ladite période d’essai dans les conditions suivantes : </w:t>
      </w:r>
    </w:p>
    <w:p w14:paraId="672B0270"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- 8 jours avant la fin de la période d’essai de 2 mois,</w:t>
      </w:r>
    </w:p>
    <w:p w14:paraId="780970D4"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lastRenderedPageBreak/>
        <w:t xml:space="preserve">- </w:t>
      </w:r>
      <w:r>
        <w:rPr>
          <w:rFonts w:ascii="Segoe UI Symbol" w:hAnsi="Segoe UI Symbol" w:cs="Segoe UI Symbol"/>
          <w:i/>
          <w:iCs/>
        </w:rPr>
        <w:t>⁠</w:t>
      </w:r>
      <w:r>
        <w:rPr>
          <w:rFonts w:asciiTheme="minorHAnsi" w:hAnsiTheme="minorHAnsi" w:cstheme="minorHAnsi"/>
          <w:i/>
          <w:iCs/>
        </w:rPr>
        <w:t>15 jours pour la p</w:t>
      </w:r>
      <w:r>
        <w:rPr>
          <w:rFonts w:ascii="Calibri" w:hAnsi="Calibri" w:cs="Calibri"/>
          <w:i/>
          <w:iCs/>
        </w:rPr>
        <w:t>é</w:t>
      </w:r>
      <w:r>
        <w:rPr>
          <w:rFonts w:asciiTheme="minorHAnsi" w:hAnsiTheme="minorHAnsi" w:cstheme="minorHAnsi"/>
          <w:i/>
          <w:iCs/>
        </w:rPr>
        <w:t>riode d</w:t>
      </w:r>
      <w:r>
        <w:rPr>
          <w:rFonts w:ascii="Calibri" w:hAnsi="Calibri" w:cs="Calibri"/>
          <w:i/>
          <w:iCs/>
        </w:rPr>
        <w:t>’</w:t>
      </w:r>
      <w:r>
        <w:rPr>
          <w:rFonts w:asciiTheme="minorHAnsi" w:hAnsiTheme="minorHAnsi" w:cstheme="minorHAnsi"/>
          <w:i/>
          <w:iCs/>
        </w:rPr>
        <w:t xml:space="preserve">essai de 3 mois </w:t>
      </w:r>
    </w:p>
    <w:p w14:paraId="1D3A75AC" w14:textId="77777777" w:rsidR="006B1C62" w:rsidRPr="006630F3" w:rsidRDefault="006B1C62" w:rsidP="006442C1">
      <w:pPr>
        <w:jc w:val="both"/>
        <w:rPr>
          <w:rFonts w:asciiTheme="minorHAnsi" w:hAnsiTheme="minorHAnsi" w:cstheme="minorHAnsi"/>
          <w:i/>
          <w:iCs/>
        </w:rPr>
      </w:pPr>
      <w:r>
        <w:rPr>
          <w:rFonts w:asciiTheme="minorHAnsi" w:hAnsiTheme="minorHAnsi" w:cstheme="minorHAnsi"/>
          <w:i/>
          <w:iCs/>
        </w:rPr>
        <w:t xml:space="preserve">- </w:t>
      </w:r>
      <w:r>
        <w:rPr>
          <w:rFonts w:ascii="Segoe UI Symbol" w:hAnsi="Segoe UI Symbol" w:cs="Segoe UI Symbol"/>
          <w:i/>
          <w:iCs/>
        </w:rPr>
        <w:t>⁠</w:t>
      </w:r>
      <w:r>
        <w:rPr>
          <w:rFonts w:asciiTheme="minorHAnsi" w:hAnsiTheme="minorHAnsi" w:cstheme="minorHAnsi"/>
          <w:i/>
          <w:iCs/>
        </w:rPr>
        <w:t>1 mois pour la p</w:t>
      </w:r>
      <w:r>
        <w:rPr>
          <w:rFonts w:ascii="Calibri" w:hAnsi="Calibri" w:cs="Calibri"/>
          <w:i/>
          <w:iCs/>
        </w:rPr>
        <w:t>é</w:t>
      </w:r>
      <w:r>
        <w:rPr>
          <w:rFonts w:asciiTheme="minorHAnsi" w:hAnsiTheme="minorHAnsi" w:cstheme="minorHAnsi"/>
          <w:i/>
          <w:iCs/>
        </w:rPr>
        <w:t>riode d</w:t>
      </w:r>
      <w:r>
        <w:rPr>
          <w:rFonts w:ascii="Calibri" w:hAnsi="Calibri" w:cs="Calibri"/>
          <w:i/>
          <w:iCs/>
        </w:rPr>
        <w:t>’</w:t>
      </w:r>
      <w:r>
        <w:rPr>
          <w:rFonts w:asciiTheme="minorHAnsi" w:hAnsiTheme="minorHAnsi" w:cstheme="minorHAnsi"/>
          <w:i/>
          <w:iCs/>
        </w:rPr>
        <w:t>essai de 6mois</w:t>
      </w:r>
    </w:p>
    <w:p w14:paraId="66C0F650" w14:textId="77777777" w:rsidR="006B1C62" w:rsidRPr="006630F3" w:rsidRDefault="006B1C62" w:rsidP="006442C1">
      <w:pPr>
        <w:jc w:val="both"/>
        <w:rPr>
          <w:rFonts w:asciiTheme="minorHAnsi" w:hAnsiTheme="minorHAnsi" w:cstheme="minorHAnsi"/>
        </w:rPr>
      </w:pPr>
      <w:r>
        <w:rPr>
          <w:rFonts w:asciiTheme="minorHAnsi" w:hAnsiTheme="minorHAnsi" w:cstheme="minorHAnsi"/>
        </w:rPr>
        <w:t xml:space="preserve"> </w:t>
      </w:r>
    </w:p>
    <w:p w14:paraId="13B6490F" w14:textId="77777777" w:rsidR="006B1C62" w:rsidRPr="006630F3" w:rsidRDefault="006B1C62" w:rsidP="006442C1">
      <w:pPr>
        <w:jc w:val="both"/>
        <w:rPr>
          <w:rFonts w:asciiTheme="minorHAnsi" w:hAnsiTheme="minorHAnsi" w:cstheme="minorHAnsi"/>
        </w:rPr>
      </w:pPr>
      <w:r>
        <w:rPr>
          <w:rFonts w:asciiTheme="minorHAnsi" w:hAnsiTheme="minorHAnsi" w:cstheme="minorHAnsi"/>
        </w:rPr>
        <w:t>Si le renouvellement est possible. La période d’essai, conformément aux dispositions de la convention collective applicable, est renouvelable une fois pour la même durée.</w:t>
      </w:r>
    </w:p>
    <w:p w14:paraId="531D90CD" w14:textId="77777777" w:rsidR="006B1C62" w:rsidRPr="006630F3" w:rsidRDefault="006B1C62" w:rsidP="006442C1">
      <w:pPr>
        <w:jc w:val="both"/>
        <w:rPr>
          <w:rFonts w:asciiTheme="minorHAnsi" w:hAnsiTheme="minorHAnsi" w:cstheme="minorHAnsi"/>
        </w:rPr>
      </w:pPr>
    </w:p>
    <w:p w14:paraId="3048E5D6" w14:textId="77777777" w:rsidR="006B1C62" w:rsidRPr="006630F3" w:rsidRDefault="006B1C62" w:rsidP="006442C1">
      <w:pPr>
        <w:jc w:val="both"/>
        <w:rPr>
          <w:rFonts w:asciiTheme="minorHAnsi" w:hAnsiTheme="minorHAnsi" w:cstheme="minorHAnsi"/>
        </w:rPr>
      </w:pPr>
      <w:r>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77A602A7" w14:textId="77777777" w:rsidR="006B1C62" w:rsidRPr="006630F3" w:rsidRDefault="006B1C62" w:rsidP="006442C1">
      <w:pPr>
        <w:jc w:val="both"/>
        <w:rPr>
          <w:rFonts w:asciiTheme="minorHAnsi" w:hAnsiTheme="minorHAnsi" w:cstheme="minorHAnsi"/>
        </w:rPr>
      </w:pPr>
    </w:p>
    <w:p w14:paraId="36C0BE8C" w14:textId="77777777" w:rsidR="006B1C62" w:rsidRPr="006630F3" w:rsidRDefault="006B1C62" w:rsidP="006442C1">
      <w:pPr>
        <w:jc w:val="both"/>
        <w:rPr>
          <w:rFonts w:asciiTheme="minorHAnsi" w:hAnsiTheme="minorHAnsi" w:cstheme="minorHAnsi"/>
        </w:rPr>
      </w:pPr>
      <w:r>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079C7083" w14:textId="77777777" w:rsidR="00E02046" w:rsidRPr="006630F3" w:rsidRDefault="00E02046" w:rsidP="006442C1">
      <w:pPr>
        <w:jc w:val="both"/>
        <w:rPr>
          <w:rFonts w:asciiTheme="minorHAnsi" w:hAnsiTheme="minorHAnsi" w:cstheme="minorHAnsi"/>
        </w:rPr>
      </w:pPr>
    </w:p>
    <w:p w14:paraId="1794F436"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 xml:space="preserve">Article 7 : Heures de travail </w:t>
      </w:r>
    </w:p>
    <w:p w14:paraId="48696BF2" w14:textId="77777777" w:rsidR="00E02046" w:rsidRPr="006630F3" w:rsidRDefault="00E02046" w:rsidP="006442C1">
      <w:pPr>
        <w:jc w:val="both"/>
        <w:rPr>
          <w:rFonts w:asciiTheme="minorHAnsi" w:hAnsiTheme="minorHAnsi" w:cstheme="minorHAnsi"/>
        </w:rPr>
      </w:pPr>
    </w:p>
    <w:p w14:paraId="0F5F02D3"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sera soumis à une durée de travail hebdomadaire de</w:t>
      </w:r>
      <w:r>
        <w:rPr>
          <w:rFonts w:asciiTheme="minorHAnsi" w:hAnsiTheme="minorHAnsi" w:cstheme="minorHAnsi"/>
          <w:color w:val="FF0000"/>
        </w:rPr>
        <w:t xml:space="preserve"> 40 heures </w:t>
      </w:r>
      <w:r>
        <w:rPr>
          <w:rFonts w:asciiTheme="minorHAnsi" w:hAnsiTheme="minorHAnsi" w:cstheme="minorHAnsi"/>
        </w:rPr>
        <w:t>conformément à la réglementation applicable en Côte d’Ivoire.</w:t>
      </w:r>
    </w:p>
    <w:p w14:paraId="4AFC1F4F" w14:textId="77777777" w:rsidR="00E02046" w:rsidRPr="006630F3" w:rsidRDefault="00E02046" w:rsidP="006442C1">
      <w:pPr>
        <w:jc w:val="both"/>
        <w:rPr>
          <w:rFonts w:asciiTheme="minorHAnsi" w:hAnsiTheme="minorHAnsi" w:cstheme="minorHAnsi"/>
        </w:rPr>
      </w:pPr>
    </w:p>
    <w:p w14:paraId="4549FE8D"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42B753CB" w14:textId="77777777" w:rsidR="00E02046" w:rsidRPr="006630F3" w:rsidRDefault="00E02046" w:rsidP="006442C1">
      <w:pPr>
        <w:jc w:val="both"/>
        <w:rPr>
          <w:rFonts w:asciiTheme="minorHAnsi" w:hAnsiTheme="minorHAnsi" w:cstheme="minorHAnsi"/>
        </w:rPr>
      </w:pPr>
    </w:p>
    <w:p w14:paraId="0E167428" w14:textId="77777777" w:rsidR="00E02046" w:rsidRPr="006630F3" w:rsidRDefault="00E02046" w:rsidP="006442C1">
      <w:pPr>
        <w:rPr>
          <w:rFonts w:asciiTheme="minorHAnsi" w:hAnsiTheme="minorHAnsi" w:cstheme="minorHAnsi"/>
        </w:rPr>
      </w:pPr>
      <w:r>
        <w:rPr>
          <w:rFonts w:asciiTheme="minorHAnsi" w:hAnsiTheme="minorHAnsi" w:cstheme="minorHAnsi"/>
        </w:rPr>
        <w:t>L’employé pourra être amené à travailler au-delà des heures légales de travail.</w:t>
      </w:r>
    </w:p>
    <w:p w14:paraId="0E72DB1B" w14:textId="77777777" w:rsidR="00E02046" w:rsidRPr="006630F3" w:rsidRDefault="00E02046" w:rsidP="006442C1">
      <w:pPr>
        <w:rPr>
          <w:rFonts w:asciiTheme="minorHAnsi" w:hAnsiTheme="minorHAnsi" w:cstheme="minorHAnsi"/>
        </w:rPr>
      </w:pPr>
    </w:p>
    <w:p w14:paraId="674C539A" w14:textId="77777777" w:rsidR="00E02046" w:rsidRPr="006630F3" w:rsidRDefault="00E02046" w:rsidP="006442C1">
      <w:pPr>
        <w:jc w:val="both"/>
        <w:rPr>
          <w:rFonts w:asciiTheme="minorHAnsi" w:hAnsiTheme="minorHAnsi" w:cstheme="minorHAnsi"/>
          <w:color w:val="FF0000"/>
        </w:rPr>
      </w:pPr>
      <w:r>
        <w:rPr>
          <w:rFonts w:asciiTheme="minorHAnsi" w:hAnsiTheme="minorHAnsi" w:cstheme="minorHAnsi"/>
          <w:color w:val="FF0000"/>
        </w:rPr>
        <w:t>Compte tenu de sa position de cadre au sein de la société AT225, les heures qu’il effectuera au-delà de la durée légale ne seront pas traitées comme des heures supplémentaires.</w:t>
      </w:r>
    </w:p>
    <w:p w14:paraId="76302F02" w14:textId="77777777" w:rsidR="00E02046" w:rsidRPr="006630F3" w:rsidRDefault="00E02046" w:rsidP="006442C1">
      <w:pPr>
        <w:jc w:val="both"/>
        <w:rPr>
          <w:rFonts w:asciiTheme="minorHAnsi" w:hAnsiTheme="minorHAnsi" w:cstheme="minorHAnsi"/>
        </w:rPr>
      </w:pPr>
    </w:p>
    <w:p w14:paraId="3188476E"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8 : Rémunération mensuelle</w:t>
      </w:r>
      <w:r>
        <w:rPr>
          <w:rFonts w:asciiTheme="minorHAnsi" w:hAnsiTheme="minorHAnsi" w:cstheme="minorHAnsi"/>
          <w:color w:val="009E60"/>
        </w:rPr>
        <w:t xml:space="preserve"> </w:t>
      </w:r>
    </w:p>
    <w:p w14:paraId="5429096C" w14:textId="77777777" w:rsidR="00E02046" w:rsidRPr="006630F3" w:rsidRDefault="00E02046" w:rsidP="006442C1">
      <w:pPr>
        <w:rPr>
          <w:rFonts w:asciiTheme="minorHAnsi" w:hAnsiTheme="minorHAnsi" w:cstheme="minorHAnsi"/>
        </w:rPr>
      </w:pPr>
    </w:p>
    <w:p w14:paraId="455B527F" w14:textId="77777777" w:rsidR="00E02046" w:rsidRPr="006630F3" w:rsidRDefault="00E02046" w:rsidP="006442C1">
      <w:pPr>
        <w:jc w:val="both"/>
        <w:rPr>
          <w:rFonts w:asciiTheme="minorHAnsi" w:hAnsiTheme="minorHAnsi" w:cstheme="minorHAnsi"/>
        </w:rPr>
      </w:pPr>
      <w:r>
        <w:rPr>
          <w:rFonts w:asciiTheme="minorHAnsi" w:hAnsiTheme="minorHAnsi" w:cstheme="minorHAnsi"/>
        </w:rPr>
        <w:t>La rémunération brute mensuelle de Monsieur [</w:t>
      </w:r>
      <w:r>
        <w:rPr>
          <w:rFonts w:asciiTheme="minorHAnsi" w:hAnsiTheme="minorHAnsi" w:cstheme="minorHAnsi"/>
          <w:color w:val="FF0000"/>
        </w:rPr>
        <w:t>A compléter</w:t>
      </w:r>
      <w:r>
        <w:rPr>
          <w:rFonts w:asciiTheme="minorHAnsi" w:hAnsiTheme="minorHAnsi" w:cstheme="minorHAnsi"/>
        </w:rPr>
        <w:t>] sera de [</w:t>
      </w:r>
      <w:r>
        <w:rPr>
          <w:rFonts w:asciiTheme="minorHAnsi" w:hAnsiTheme="minorHAnsi" w:cstheme="minorHAnsi"/>
          <w:color w:val="FF0000"/>
        </w:rPr>
        <w:t>A compléter</w:t>
      </w:r>
      <w:r>
        <w:rPr>
          <w:rFonts w:asciiTheme="minorHAnsi" w:hAnsiTheme="minorHAnsi" w:cstheme="minorHAnsi"/>
        </w:rPr>
        <w:t>] FCFA décomposée comme suit :</w:t>
      </w:r>
    </w:p>
    <w:p w14:paraId="5B7898F1" w14:textId="77777777" w:rsidR="00E02046" w:rsidRPr="006630F3" w:rsidRDefault="00E02046" w:rsidP="006442C1">
      <w:pPr>
        <w:jc w:val="both"/>
        <w:rPr>
          <w:rFonts w:asciiTheme="minorHAnsi" w:hAnsiTheme="minorHAnsi" w:cstheme="minorHAnsi"/>
        </w:rPr>
      </w:pPr>
    </w:p>
    <w:p w14:paraId="3C904857" w14:textId="77777777" w:rsidR="00E02046" w:rsidRPr="006630F3" w:rsidRDefault="00E02046" w:rsidP="006442C1">
      <w:pPr>
        <w:jc w:val="both"/>
        <w:rPr>
          <w:rFonts w:asciiTheme="minorHAnsi" w:hAnsiTheme="minorHAnsi" w:cstheme="minorHAnsi"/>
        </w:rPr>
      </w:pPr>
    </w:p>
    <w:p w14:paraId="063415F0"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Salaire de base : [</w:t>
      </w:r>
      <w:r>
        <w:rPr>
          <w:rFonts w:asciiTheme="minorHAnsi" w:hAnsiTheme="minorHAnsi" w:cstheme="minorHAnsi"/>
          <w:color w:val="FF0000"/>
        </w:rPr>
        <w:t>A compléter</w:t>
      </w:r>
      <w:r>
        <w:rPr>
          <w:rFonts w:asciiTheme="minorHAnsi" w:hAnsiTheme="minorHAnsi" w:cstheme="minorHAnsi"/>
        </w:rPr>
        <w:t>]</w:t>
      </w:r>
    </w:p>
    <w:p w14:paraId="173A53FC"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33B49C13" w14:textId="77777777" w:rsidR="00E02046" w:rsidRPr="006630F3" w:rsidRDefault="00E02046" w:rsidP="006442C1">
      <w:pPr>
        <w:jc w:val="both"/>
        <w:rPr>
          <w:rFonts w:asciiTheme="minorHAnsi" w:hAnsiTheme="minorHAnsi" w:cstheme="minorHAnsi"/>
        </w:rPr>
      </w:pPr>
      <w:r>
        <w:rPr>
          <w:rFonts w:asciiTheme="minorHAnsi" w:hAnsiTheme="minorHAnsi" w:cstheme="minorHAnsi"/>
        </w:rPr>
        <w:t>b) Sursalaire : [</w:t>
      </w:r>
      <w:r>
        <w:rPr>
          <w:rFonts w:asciiTheme="minorHAnsi" w:hAnsiTheme="minorHAnsi" w:cstheme="minorHAnsi"/>
          <w:color w:val="FF0000"/>
        </w:rPr>
        <w:t>A compléter</w:t>
      </w:r>
      <w:r>
        <w:rPr>
          <w:rFonts w:asciiTheme="minorHAnsi" w:hAnsiTheme="minorHAnsi" w:cstheme="minorHAnsi"/>
        </w:rPr>
        <w:t>]</w:t>
      </w:r>
    </w:p>
    <w:p w14:paraId="32D46137" w14:textId="77777777" w:rsidR="00E02046" w:rsidRPr="006630F3" w:rsidRDefault="00E02046" w:rsidP="006442C1">
      <w:pPr>
        <w:jc w:val="both"/>
        <w:rPr>
          <w:rFonts w:asciiTheme="minorHAnsi" w:hAnsiTheme="minorHAnsi" w:cstheme="minorHAnsi"/>
        </w:rPr>
      </w:pPr>
    </w:p>
    <w:p w14:paraId="18A24C6E" w14:textId="77777777" w:rsidR="00E02046" w:rsidRPr="006630F3" w:rsidRDefault="00E02046" w:rsidP="006442C1">
      <w:pPr>
        <w:jc w:val="both"/>
        <w:rPr>
          <w:rFonts w:asciiTheme="minorHAnsi" w:hAnsiTheme="minorHAnsi" w:cstheme="minorHAnsi"/>
        </w:rPr>
      </w:pPr>
      <w:r>
        <w:rPr>
          <w:rFonts w:asciiTheme="minorHAnsi" w:hAnsiTheme="minorHAnsi" w:cstheme="minorHAnsi"/>
        </w:rPr>
        <w:t>Soit au total : [</w:t>
      </w:r>
      <w:r>
        <w:rPr>
          <w:rFonts w:asciiTheme="minorHAnsi" w:hAnsiTheme="minorHAnsi" w:cstheme="minorHAnsi"/>
          <w:color w:val="FF0000"/>
        </w:rPr>
        <w:t>A compléter</w:t>
      </w:r>
      <w:r>
        <w:rPr>
          <w:rFonts w:asciiTheme="minorHAnsi" w:hAnsiTheme="minorHAnsi" w:cstheme="minorHAnsi"/>
        </w:rPr>
        <w:t>]</w:t>
      </w:r>
    </w:p>
    <w:p w14:paraId="255ADC73"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29C7DC01" w14:textId="77777777" w:rsidR="00E02046" w:rsidRPr="006630F3" w:rsidRDefault="00E02046" w:rsidP="006442C1">
      <w:pPr>
        <w:jc w:val="both"/>
        <w:rPr>
          <w:rFonts w:asciiTheme="minorHAnsi" w:hAnsiTheme="minorHAnsi" w:cstheme="minorHAnsi"/>
        </w:rPr>
      </w:pPr>
    </w:p>
    <w:p w14:paraId="734FDCFD"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bénéficiera des avantages suivants :</w:t>
      </w:r>
    </w:p>
    <w:p w14:paraId="59DDD2D0" w14:textId="77777777" w:rsidR="00E02046" w:rsidRPr="006630F3" w:rsidRDefault="00E02046" w:rsidP="006442C1">
      <w:pPr>
        <w:jc w:val="both"/>
        <w:rPr>
          <w:rFonts w:asciiTheme="minorHAnsi" w:hAnsiTheme="minorHAnsi" w:cstheme="minorHAnsi"/>
        </w:rPr>
      </w:pPr>
    </w:p>
    <w:p w14:paraId="2DED6DF9" w14:textId="77777777" w:rsidR="00E02046" w:rsidRPr="006630F3" w:rsidRDefault="00E02046" w:rsidP="006442C1">
      <w:pPr>
        <w:jc w:val="both"/>
        <w:rPr>
          <w:rFonts w:asciiTheme="minorHAnsi" w:hAnsiTheme="minorHAnsi" w:cstheme="minorHAnsi"/>
        </w:rPr>
      </w:pPr>
      <w:r>
        <w:rPr>
          <w:rFonts w:asciiTheme="minorHAnsi" w:hAnsiTheme="minorHAnsi" w:cstheme="minorHAnsi"/>
        </w:rPr>
        <w:t>-  Indemnité de Logement : [</w:t>
      </w:r>
      <w:r>
        <w:rPr>
          <w:rFonts w:asciiTheme="minorHAnsi" w:hAnsiTheme="minorHAnsi" w:cstheme="minorHAnsi"/>
          <w:color w:val="FF0000"/>
        </w:rPr>
        <w:t>A compléter</w:t>
      </w:r>
      <w:r>
        <w:rPr>
          <w:rFonts w:asciiTheme="minorHAnsi" w:hAnsiTheme="minorHAnsi" w:cstheme="minorHAnsi"/>
        </w:rPr>
        <w:t>] FCFA</w:t>
      </w:r>
    </w:p>
    <w:p w14:paraId="08A0BF54"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19D8B323" w14:textId="77777777" w:rsidR="00E02046" w:rsidRPr="006630F3" w:rsidRDefault="00E02046" w:rsidP="006442C1">
      <w:pPr>
        <w:jc w:val="both"/>
        <w:rPr>
          <w:rFonts w:asciiTheme="minorHAnsi" w:hAnsiTheme="minorHAnsi" w:cstheme="minorHAnsi"/>
        </w:rPr>
      </w:pPr>
      <w:r>
        <w:rPr>
          <w:rFonts w:asciiTheme="minorHAnsi" w:hAnsiTheme="minorHAnsi" w:cstheme="minorHAnsi"/>
        </w:rPr>
        <w:t>-  Indemnité de transport : [</w:t>
      </w:r>
      <w:r>
        <w:rPr>
          <w:rFonts w:asciiTheme="minorHAnsi" w:hAnsiTheme="minorHAnsi" w:cstheme="minorHAnsi"/>
          <w:color w:val="FF0000"/>
        </w:rPr>
        <w:t>A compléter</w:t>
      </w:r>
      <w:r>
        <w:rPr>
          <w:rFonts w:asciiTheme="minorHAnsi" w:hAnsiTheme="minorHAnsi" w:cstheme="minorHAnsi"/>
        </w:rPr>
        <w:t>] FCFA</w:t>
      </w:r>
    </w:p>
    <w:p w14:paraId="295D135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      </w:t>
      </w:r>
    </w:p>
    <w:p w14:paraId="1EDC1F6F" w14:textId="77777777" w:rsidR="00B85533" w:rsidRPr="006630F3" w:rsidRDefault="00B85533" w:rsidP="006442C1">
      <w:pPr>
        <w:jc w:val="both"/>
        <w:rPr>
          <w:rFonts w:asciiTheme="minorHAnsi" w:hAnsiTheme="minorHAnsi" w:cstheme="minorHAnsi"/>
        </w:rPr>
      </w:pPr>
      <w:r>
        <w:rPr>
          <w:rFonts w:asciiTheme="minorHAnsi" w:hAnsiTheme="minorHAnsi" w:cstheme="minorHAnsi"/>
        </w:rPr>
        <w:t>Soit au total NET : [</w:t>
      </w:r>
      <w:r>
        <w:rPr>
          <w:rFonts w:asciiTheme="minorHAnsi" w:hAnsiTheme="minorHAnsi" w:cstheme="minorHAnsi"/>
          <w:color w:val="EE0000"/>
        </w:rPr>
        <w:t>A compléter</w:t>
      </w:r>
      <w:r>
        <w:rPr>
          <w:rFonts w:asciiTheme="minorHAnsi" w:hAnsiTheme="minorHAnsi" w:cstheme="minorHAnsi"/>
        </w:rPr>
        <w:t>]</w:t>
      </w:r>
    </w:p>
    <w:p w14:paraId="12B402CD" w14:textId="77777777" w:rsidR="00B85533" w:rsidRPr="006630F3" w:rsidRDefault="00B85533" w:rsidP="006442C1">
      <w:pPr>
        <w:jc w:val="both"/>
        <w:rPr>
          <w:rFonts w:asciiTheme="minorHAnsi" w:hAnsiTheme="minorHAnsi" w:cstheme="minorHAnsi"/>
        </w:rPr>
      </w:pPr>
    </w:p>
    <w:p w14:paraId="2A5ABD31" w14:textId="77777777" w:rsidR="00E02046" w:rsidRPr="006630F3" w:rsidRDefault="00E02046" w:rsidP="006442C1">
      <w:pPr>
        <w:jc w:val="both"/>
        <w:rPr>
          <w:rFonts w:asciiTheme="minorHAnsi" w:hAnsiTheme="minorHAnsi" w:cstheme="minorHAnsi"/>
        </w:rPr>
      </w:pPr>
      <w:r>
        <w:rPr>
          <w:rFonts w:asciiTheme="minorHAnsi" w:hAnsiTheme="minorHAnsi" w:cstheme="minorHAnsi"/>
        </w:rPr>
        <w:t>Il sera payé de façon mensuelle, déduction faite des charges sociales et fiscales prévues par la loi.</w:t>
      </w:r>
    </w:p>
    <w:p w14:paraId="1F23FE1C" w14:textId="77777777" w:rsidR="00E02046" w:rsidRPr="006630F3" w:rsidRDefault="00E02046" w:rsidP="006442C1">
      <w:pPr>
        <w:jc w:val="both"/>
        <w:rPr>
          <w:rFonts w:asciiTheme="minorHAnsi" w:hAnsiTheme="minorHAnsi" w:cstheme="minorHAnsi"/>
        </w:rPr>
      </w:pPr>
    </w:p>
    <w:p w14:paraId="42D841E7" w14:textId="77777777" w:rsidR="00E02046" w:rsidRPr="006630F3" w:rsidRDefault="00E02046" w:rsidP="006442C1">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7D650A90" w14:textId="77777777" w:rsidR="00E02046" w:rsidRPr="006630F3" w:rsidRDefault="00E02046" w:rsidP="006442C1">
      <w:pPr>
        <w:rPr>
          <w:rFonts w:asciiTheme="minorHAnsi" w:hAnsiTheme="minorHAnsi" w:cstheme="minorHAnsi"/>
          <w:color w:val="009E60"/>
        </w:rPr>
      </w:pPr>
      <w:r>
        <w:rPr>
          <w:rFonts w:asciiTheme="minorHAnsi" w:hAnsiTheme="minorHAnsi" w:cstheme="minorHAnsi"/>
          <w:color w:val="009E60"/>
        </w:rPr>
        <w:t xml:space="preserve"> </w:t>
      </w:r>
    </w:p>
    <w:p w14:paraId="285339BD"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déclare adhérer aux organismes de prévoyance adoptés par l’ensemble de la société ou de toute autre formule de prévoyance qui lui sera proposé par l’Employeur, et se soumettre à toutes les obligations résultant de cette adhésion.</w:t>
      </w:r>
    </w:p>
    <w:p w14:paraId="1BDAD237" w14:textId="77777777" w:rsidR="00E02046" w:rsidRPr="006630F3" w:rsidRDefault="00E02046" w:rsidP="006442C1">
      <w:pPr>
        <w:jc w:val="both"/>
        <w:rPr>
          <w:rFonts w:asciiTheme="minorHAnsi" w:hAnsiTheme="minorHAnsi" w:cstheme="minorHAnsi"/>
        </w:rPr>
      </w:pPr>
    </w:p>
    <w:p w14:paraId="34BF578E" w14:textId="77777777" w:rsidR="00E02046" w:rsidRPr="006630F3" w:rsidRDefault="00E02046" w:rsidP="006442C1">
      <w:pPr>
        <w:rPr>
          <w:rFonts w:asciiTheme="minorHAnsi" w:hAnsiTheme="minorHAnsi" w:cstheme="minorHAnsi"/>
          <w:color w:val="009E60"/>
        </w:rPr>
      </w:pPr>
      <w:r>
        <w:rPr>
          <w:rFonts w:asciiTheme="minorHAnsi" w:hAnsiTheme="minorHAnsi" w:cstheme="minorHAnsi"/>
          <w:b/>
          <w:color w:val="009E60"/>
        </w:rPr>
        <w:t>Article 10 : Congés annuels/absences</w:t>
      </w:r>
      <w:r>
        <w:rPr>
          <w:rFonts w:asciiTheme="minorHAnsi" w:hAnsiTheme="minorHAnsi" w:cstheme="minorHAnsi"/>
          <w:color w:val="009E60"/>
        </w:rPr>
        <w:t xml:space="preserve"> </w:t>
      </w:r>
    </w:p>
    <w:p w14:paraId="2B8EB8AE" w14:textId="77777777" w:rsidR="00E02046" w:rsidRPr="006630F3" w:rsidRDefault="00E02046" w:rsidP="006442C1">
      <w:pPr>
        <w:jc w:val="both"/>
        <w:rPr>
          <w:rFonts w:asciiTheme="minorHAnsi" w:hAnsiTheme="minorHAnsi" w:cstheme="minorHAnsi"/>
        </w:rPr>
      </w:pPr>
    </w:p>
    <w:p w14:paraId="1D4FB9BD"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169548ED" w14:textId="77777777" w:rsidR="00E02046" w:rsidRPr="006630F3" w:rsidRDefault="00E02046" w:rsidP="006442C1">
      <w:pPr>
        <w:jc w:val="both"/>
        <w:rPr>
          <w:rFonts w:asciiTheme="minorHAnsi" w:hAnsiTheme="minorHAnsi" w:cstheme="minorHAnsi"/>
        </w:rPr>
      </w:pPr>
    </w:p>
    <w:p w14:paraId="781B6796"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et l’employé sous réserve des dispositions spécifiques prévues en la matière par le Code du Travail et les textes et règlements pris en son application. </w:t>
      </w:r>
    </w:p>
    <w:p w14:paraId="4E61EE3C" w14:textId="77777777" w:rsidR="00E02046" w:rsidRPr="006630F3" w:rsidRDefault="00E02046" w:rsidP="006442C1">
      <w:pPr>
        <w:jc w:val="both"/>
        <w:rPr>
          <w:rFonts w:asciiTheme="minorHAnsi" w:hAnsiTheme="minorHAnsi" w:cstheme="minorHAnsi"/>
        </w:rPr>
      </w:pPr>
    </w:p>
    <w:p w14:paraId="1DFD60AC"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11 : Allocation de congé</w:t>
      </w:r>
    </w:p>
    <w:p w14:paraId="1C72570A" w14:textId="77777777" w:rsidR="00E02046" w:rsidRPr="006630F3" w:rsidRDefault="00E02046" w:rsidP="006442C1">
      <w:pPr>
        <w:rPr>
          <w:rFonts w:asciiTheme="minorHAnsi" w:hAnsiTheme="minorHAnsi" w:cstheme="minorHAnsi"/>
          <w:b/>
          <w:color w:val="009E60"/>
        </w:rPr>
      </w:pPr>
    </w:p>
    <w:p w14:paraId="6981E915"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L’Employeur versera à l’Employé, pendant toute la durée du congé, une allocation qui sera calculée conformément aux dispositions légales et réglementaires applicable en la matière.</w:t>
      </w:r>
    </w:p>
    <w:p w14:paraId="37D7AB4A" w14:textId="77777777" w:rsidR="00E02046" w:rsidRPr="006630F3" w:rsidRDefault="00E02046" w:rsidP="006442C1">
      <w:pPr>
        <w:jc w:val="both"/>
        <w:rPr>
          <w:rFonts w:asciiTheme="minorHAnsi" w:hAnsiTheme="minorHAnsi" w:cstheme="minorHAnsi"/>
        </w:rPr>
      </w:pPr>
    </w:p>
    <w:p w14:paraId="67D2F57F" w14:textId="77777777" w:rsidR="00E02046" w:rsidRPr="006630F3" w:rsidRDefault="00E02046" w:rsidP="006442C1">
      <w:pPr>
        <w:rPr>
          <w:rFonts w:asciiTheme="minorHAnsi" w:hAnsiTheme="minorHAnsi" w:cstheme="minorHAnsi"/>
          <w:b/>
          <w:color w:val="009E60"/>
        </w:rPr>
      </w:pPr>
      <w:r>
        <w:rPr>
          <w:rFonts w:asciiTheme="minorHAnsi" w:hAnsiTheme="minorHAnsi" w:cstheme="minorHAnsi"/>
          <w:b/>
          <w:color w:val="009E60"/>
        </w:rPr>
        <w:t>Article 12 : Couverture médicale</w:t>
      </w:r>
    </w:p>
    <w:p w14:paraId="2320EB25" w14:textId="77777777" w:rsidR="00E02046" w:rsidRPr="006630F3" w:rsidRDefault="00E02046" w:rsidP="006442C1">
      <w:pPr>
        <w:jc w:val="both"/>
        <w:rPr>
          <w:rFonts w:asciiTheme="minorHAnsi" w:hAnsiTheme="minorHAnsi" w:cstheme="minorHAnsi"/>
        </w:rPr>
      </w:pPr>
    </w:p>
    <w:p w14:paraId="40E9B465" w14:textId="7A5A8277" w:rsidR="00E02046" w:rsidRPr="006630F3" w:rsidRDefault="00E02046" w:rsidP="006442C1">
      <w:pPr>
        <w:jc w:val="both"/>
        <w:rPr>
          <w:rFonts w:asciiTheme="minorHAnsi" w:hAnsiTheme="minorHAnsi" w:cstheme="minorHAnsi"/>
        </w:rPr>
      </w:pPr>
      <w:del w:id="503" w:author="AT225" w:date="2026-06-15T00:00:00Z">
        <w:r>
          <w:rPr>
            <w:rFonts w:asciiTheme="minorHAnsi" w:hAnsiTheme="minorHAnsi" w:cstheme="minorHAnsi"/>
          </w:rPr>
          <w:delText xml:space="preserve">L’Employé bénéficiera de la prise en charge des frais médicaux par la CNPS</w:delText>
        </w:r>
      </w:del>
      <w:ins w:id="504" w:author="AT225" w:date="2026-06-15T00:00:00Z">
        <w:r>
          <w:rPr>
            <w:rFonts w:asciiTheme="minorHAnsi" w:hAnsiTheme="minorHAnsi" w:cstheme="minorHAnsi"/>
          </w:rPr>
          <w:t xml:space="preserve">L’Employé bénéficiera de la prise en charge des frais médicaux par la CNPS ainsi que de l’affiliation à la Couverture Maladie Universelle (CMU), conformément à la législation en vigueur en Côte d’Ivoire</w:t>
        </w:r>
      </w:ins>
      <w:r>
        <w:rPr>
          <w:rFonts w:asciiTheme="minorHAnsi" w:hAnsiTheme="minorHAnsi" w:cstheme="minorHAnsi"/>
          <w:color w:val="EE0000"/>
        </w:rPr>
        <w:t>.</w:t>
      </w:r>
    </w:p>
    <w:p w14:paraId="60BA6B3E" w14:textId="77777777" w:rsidR="00E02046" w:rsidRPr="006630F3" w:rsidRDefault="00E02046" w:rsidP="006442C1">
      <w:pPr>
        <w:jc w:val="both"/>
        <w:rPr>
          <w:rFonts w:asciiTheme="minorHAnsi" w:hAnsiTheme="minorHAnsi" w:cstheme="minorHAnsi"/>
        </w:rPr>
      </w:pPr>
    </w:p>
    <w:p w14:paraId="6AB12095"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283BE606" w14:textId="77777777" w:rsidR="00E02046" w:rsidRPr="006630F3" w:rsidRDefault="00E02046" w:rsidP="006442C1">
      <w:pPr>
        <w:jc w:val="both"/>
        <w:rPr>
          <w:rFonts w:asciiTheme="minorHAnsi" w:hAnsiTheme="minorHAnsi" w:cstheme="minorHAnsi"/>
        </w:rPr>
      </w:pPr>
    </w:p>
    <w:p w14:paraId="1CF42B41"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5E2C237E" w14:textId="77777777" w:rsidR="00E02046" w:rsidRPr="006630F3" w:rsidRDefault="00E02046" w:rsidP="006442C1">
      <w:pPr>
        <w:jc w:val="both"/>
        <w:rPr>
          <w:rFonts w:asciiTheme="minorHAnsi" w:hAnsiTheme="minorHAnsi" w:cstheme="minorHAnsi"/>
        </w:rPr>
      </w:pPr>
    </w:p>
    <w:p w14:paraId="5E5A9288"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53B44B9D" w14:textId="77777777" w:rsidR="00E02046" w:rsidRPr="006630F3" w:rsidRDefault="00E02046" w:rsidP="006442C1">
      <w:pPr>
        <w:jc w:val="both"/>
        <w:rPr>
          <w:rFonts w:asciiTheme="minorHAnsi" w:hAnsiTheme="minorHAnsi" w:cstheme="minorHAnsi"/>
        </w:rPr>
      </w:pPr>
    </w:p>
    <w:p w14:paraId="46C5A891"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27E0970C" w14:textId="77777777" w:rsidR="00E02046" w:rsidRPr="006630F3" w:rsidRDefault="00E02046" w:rsidP="006442C1">
      <w:pPr>
        <w:jc w:val="both"/>
        <w:rPr>
          <w:rFonts w:asciiTheme="minorHAnsi" w:hAnsiTheme="minorHAnsi" w:cstheme="minorHAnsi"/>
        </w:rPr>
      </w:pPr>
    </w:p>
    <w:p w14:paraId="6E0F6F10" w14:textId="77777777" w:rsidR="00E02046" w:rsidRPr="006630F3" w:rsidRDefault="00E02046" w:rsidP="006442C1">
      <w:pPr>
        <w:jc w:val="both"/>
        <w:rPr>
          <w:rFonts w:asciiTheme="minorHAnsi" w:hAnsiTheme="minorHAnsi" w:cstheme="minorHAnsi"/>
        </w:rPr>
      </w:pPr>
      <w:r>
        <w:rPr>
          <w:rFonts w:asciiTheme="minorHAnsi" w:hAnsiTheme="minorHAnsi" w:cstheme="minorHAnsi"/>
        </w:rPr>
        <w:t>Tous les travaux, études, documentations et correspondances qui pourront être confiés à l’Employé, ou qu’il pourra établir dans le cadre de ses fonctions, sont la propriété de la société AT225 et doivent faire l’objet d’un usage strictement interne.</w:t>
      </w:r>
    </w:p>
    <w:p w14:paraId="6124B27F" w14:textId="77777777" w:rsidR="00E02046" w:rsidRPr="006630F3" w:rsidRDefault="00E02046" w:rsidP="006442C1">
      <w:pPr>
        <w:jc w:val="both"/>
        <w:rPr>
          <w:rFonts w:asciiTheme="minorHAnsi" w:hAnsiTheme="minorHAnsi" w:cstheme="minorHAnsi"/>
        </w:rPr>
      </w:pPr>
    </w:p>
    <w:p w14:paraId="57E08B60" w14:textId="77777777" w:rsidR="00E02046" w:rsidRPr="006630F3" w:rsidRDefault="00E02046" w:rsidP="006442C1">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préalable,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5C4FC886" w14:textId="77777777" w:rsidR="00E02046" w:rsidRPr="006630F3" w:rsidRDefault="00E02046" w:rsidP="006442C1">
      <w:pPr>
        <w:jc w:val="both"/>
        <w:rPr>
          <w:rFonts w:asciiTheme="minorHAnsi" w:hAnsiTheme="minorHAnsi" w:cstheme="minorHAnsi"/>
        </w:rPr>
      </w:pPr>
    </w:p>
    <w:p w14:paraId="7BCCB709"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7796C5DC" w14:textId="77777777" w:rsidR="00E02046" w:rsidRPr="006630F3" w:rsidRDefault="00E02046" w:rsidP="006442C1">
      <w:pPr>
        <w:jc w:val="both"/>
        <w:rPr>
          <w:rFonts w:asciiTheme="minorHAnsi" w:hAnsiTheme="minorHAnsi" w:cstheme="minorHAnsi"/>
        </w:rPr>
      </w:pPr>
    </w:p>
    <w:p w14:paraId="6E3170D8"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79C30C45" w14:textId="77777777" w:rsidR="00E02046" w:rsidRPr="006630F3" w:rsidRDefault="00E02046" w:rsidP="006442C1">
      <w:pPr>
        <w:jc w:val="both"/>
        <w:rPr>
          <w:rFonts w:asciiTheme="minorHAnsi" w:hAnsiTheme="minorHAnsi" w:cstheme="minorHAnsi"/>
        </w:rPr>
      </w:pPr>
    </w:p>
    <w:p w14:paraId="4ABAB25F" w14:textId="77777777" w:rsidR="00E02046" w:rsidRPr="006630F3" w:rsidRDefault="00E02046" w:rsidP="006442C1">
      <w:pPr>
        <w:jc w:val="both"/>
        <w:rPr>
          <w:rFonts w:asciiTheme="minorHAnsi" w:hAnsiTheme="minorHAnsi" w:cstheme="minorHAnsi"/>
          <w:b/>
          <w:color w:val="009E60"/>
          <w:u w:val="single"/>
        </w:rPr>
      </w:pPr>
      <w:r>
        <w:rPr>
          <w:rFonts w:asciiTheme="minorHAnsi" w:hAnsiTheme="minorHAnsi" w:cstheme="minorHAnsi"/>
          <w:b/>
          <w:color w:val="009E60"/>
        </w:rPr>
        <w:t>Article 15 : Autres conditions</w:t>
      </w:r>
    </w:p>
    <w:p w14:paraId="7759B15D" w14:textId="77777777" w:rsidR="00E02046" w:rsidRPr="006630F3" w:rsidRDefault="00E02046" w:rsidP="006442C1">
      <w:pPr>
        <w:jc w:val="both"/>
        <w:rPr>
          <w:rFonts w:asciiTheme="minorHAnsi" w:hAnsiTheme="minorHAnsi" w:cstheme="minorHAnsi"/>
          <w:b/>
          <w:color w:val="009E60"/>
        </w:rPr>
      </w:pPr>
    </w:p>
    <w:p w14:paraId="46F6283B"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Toutes les autres conditions de l’engagement, non précisées au présent contrat, sont celles fixées par la Convention Collective Interprofessionnelle de la République de Côte d’Ivoire dont l’Employé déclare avoir pris connaissance. </w:t>
      </w:r>
    </w:p>
    <w:p w14:paraId="6C724B8D" w14:textId="77777777" w:rsidR="00E02046" w:rsidRPr="006630F3" w:rsidRDefault="00E02046" w:rsidP="006442C1">
      <w:pPr>
        <w:jc w:val="both"/>
        <w:rPr>
          <w:rFonts w:asciiTheme="minorHAnsi" w:hAnsiTheme="minorHAnsi" w:cstheme="minorHAnsi"/>
        </w:rPr>
      </w:pPr>
    </w:p>
    <w:p w14:paraId="77C9648B"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16 : Règlement des différends</w:t>
      </w:r>
    </w:p>
    <w:p w14:paraId="0423204F" w14:textId="77777777" w:rsidR="00E02046" w:rsidRPr="006630F3" w:rsidRDefault="00E02046" w:rsidP="006442C1">
      <w:pPr>
        <w:jc w:val="both"/>
        <w:rPr>
          <w:rFonts w:asciiTheme="minorHAnsi" w:hAnsiTheme="minorHAnsi" w:cstheme="minorHAnsi"/>
        </w:rPr>
      </w:pPr>
    </w:p>
    <w:p w14:paraId="529B3B42"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283D3489" w14:textId="77777777" w:rsidR="00E02046" w:rsidRPr="006630F3" w:rsidRDefault="00E02046" w:rsidP="006442C1">
      <w:pPr>
        <w:jc w:val="both"/>
        <w:rPr>
          <w:rFonts w:asciiTheme="minorHAnsi" w:hAnsiTheme="minorHAnsi" w:cstheme="minorHAnsi"/>
        </w:rPr>
      </w:pPr>
    </w:p>
    <w:p w14:paraId="4F153247"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7B36A4B5" w14:textId="77777777" w:rsidR="00E02046" w:rsidRPr="006630F3" w:rsidRDefault="00E02046" w:rsidP="006442C1">
      <w:pPr>
        <w:jc w:val="both"/>
        <w:rPr>
          <w:rFonts w:asciiTheme="minorHAnsi" w:hAnsiTheme="minorHAnsi" w:cstheme="minorHAnsi"/>
        </w:rPr>
      </w:pPr>
    </w:p>
    <w:p w14:paraId="7A59A890"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Toute modification apportée à l’un des éléments du présent contrat de travail doit, au préalable, faire l’objet d’une notification écrite à l’Employé dans un délai maximum d’un mois. </w:t>
      </w:r>
    </w:p>
    <w:p w14:paraId="5CA4A368" w14:textId="77777777" w:rsidR="00E02046" w:rsidRPr="006630F3" w:rsidRDefault="00E02046" w:rsidP="006442C1">
      <w:pPr>
        <w:jc w:val="both"/>
        <w:rPr>
          <w:rFonts w:asciiTheme="minorHAnsi" w:hAnsiTheme="minorHAnsi" w:cstheme="minorHAnsi"/>
        </w:rPr>
      </w:pPr>
    </w:p>
    <w:p w14:paraId="331DB9CE"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18 : Dossier individuel</w:t>
      </w:r>
    </w:p>
    <w:p w14:paraId="166DD254" w14:textId="77777777" w:rsidR="00E02046" w:rsidRPr="006630F3" w:rsidRDefault="00E02046" w:rsidP="006442C1">
      <w:pPr>
        <w:jc w:val="both"/>
        <w:rPr>
          <w:rFonts w:asciiTheme="minorHAnsi" w:hAnsiTheme="minorHAnsi" w:cstheme="minorHAnsi"/>
        </w:rPr>
      </w:pPr>
    </w:p>
    <w:p w14:paraId="0E2AA6BA" w14:textId="77777777" w:rsidR="00E02046" w:rsidRPr="006630F3" w:rsidRDefault="00E02046" w:rsidP="006442C1">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tab/>
        <w:t>administratives devant permettre à l’Employeur de mettre à jour son dossier individuel.</w:t>
      </w:r>
    </w:p>
    <w:p w14:paraId="154AE89E" w14:textId="77777777" w:rsidR="00E02046" w:rsidRPr="006630F3" w:rsidRDefault="00E02046" w:rsidP="006442C1">
      <w:pPr>
        <w:jc w:val="both"/>
        <w:rPr>
          <w:rFonts w:asciiTheme="minorHAnsi" w:hAnsiTheme="minorHAnsi" w:cstheme="minorHAnsi"/>
        </w:rPr>
      </w:pPr>
    </w:p>
    <w:p w14:paraId="75CAADF7" w14:textId="77777777" w:rsidR="00E02046" w:rsidRPr="006630F3" w:rsidRDefault="00E02046" w:rsidP="006442C1">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7B80E240" w14:textId="77777777" w:rsidR="00E02046" w:rsidRPr="006630F3" w:rsidRDefault="00E02046" w:rsidP="006442C1">
      <w:pPr>
        <w:jc w:val="both"/>
        <w:rPr>
          <w:rFonts w:asciiTheme="minorHAnsi" w:hAnsiTheme="minorHAnsi" w:cstheme="minorHAnsi"/>
        </w:rPr>
      </w:pPr>
    </w:p>
    <w:p w14:paraId="1A74A577" w14:textId="77777777" w:rsidR="00E02046" w:rsidRPr="006630F3" w:rsidRDefault="00E02046" w:rsidP="006442C1">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07FC9595" w14:textId="77777777" w:rsidR="00E02046" w:rsidRPr="006630F3" w:rsidRDefault="00E02046" w:rsidP="006442C1">
      <w:pPr>
        <w:jc w:val="both"/>
        <w:rPr>
          <w:rFonts w:asciiTheme="minorHAnsi" w:hAnsiTheme="minorHAnsi" w:cstheme="minorHAnsi"/>
        </w:rPr>
      </w:pPr>
    </w:p>
    <w:p w14:paraId="00033652" w14:textId="77777777" w:rsidR="00E02046" w:rsidRPr="006630F3" w:rsidRDefault="00E02046" w:rsidP="006442C1">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6479C51" w14:textId="77777777" w:rsidR="00E02046" w:rsidRPr="006630F3" w:rsidRDefault="00E02046" w:rsidP="006442C1">
      <w:pPr>
        <w:jc w:val="both"/>
        <w:rPr>
          <w:rFonts w:asciiTheme="minorHAnsi" w:hAnsiTheme="minorHAnsi" w:cstheme="minorHAnsi"/>
        </w:rPr>
      </w:pPr>
    </w:p>
    <w:p w14:paraId="54448F91" w14:textId="77777777" w:rsidR="00E02046" w:rsidRPr="006630F3" w:rsidRDefault="00E02046" w:rsidP="006442C1">
      <w:pPr>
        <w:jc w:val="both"/>
        <w:rPr>
          <w:rFonts w:asciiTheme="minorHAnsi" w:hAnsiTheme="minorHAnsi" w:cstheme="minorHAnsi"/>
        </w:rPr>
      </w:pPr>
      <w:r>
        <w:rPr>
          <w:rFonts w:asciiTheme="minorHAnsi" w:hAnsiTheme="minorHAnsi" w:cstheme="minorHAnsi"/>
        </w:rPr>
        <w:t>Cependant, le présent contrat pourra être résilié sans préavis ni indemnité d’aucune sorte en cas de faute lourde commise par l’Employé.</w:t>
      </w:r>
    </w:p>
    <w:p w14:paraId="6544818E" w14:textId="77777777" w:rsidR="00E02046" w:rsidRPr="006630F3" w:rsidRDefault="00E02046" w:rsidP="006442C1">
      <w:pPr>
        <w:jc w:val="both"/>
        <w:rPr>
          <w:rFonts w:asciiTheme="minorHAnsi" w:hAnsiTheme="minorHAnsi" w:cstheme="minorHAnsi"/>
        </w:rPr>
      </w:pPr>
    </w:p>
    <w:p w14:paraId="102B1EDF" w14:textId="77777777" w:rsidR="00E02046" w:rsidRPr="006630F3" w:rsidRDefault="00E02046" w:rsidP="006442C1">
      <w:pPr>
        <w:jc w:val="both"/>
        <w:rPr>
          <w:rFonts w:asciiTheme="minorHAnsi" w:hAnsiTheme="minorHAnsi" w:cstheme="minorHAnsi"/>
        </w:rPr>
      </w:pPr>
      <w:r>
        <w:rPr>
          <w:rFonts w:asciiTheme="minorHAnsi" w:hAnsiTheme="minorHAnsi" w:cstheme="minorHAnsi"/>
        </w:rPr>
        <w:t>Sont obligatoirement considérées comme fautes lourdes, les fautes suivantes commises par l’Employé, sans que cette énumération soit limitative, sous réserve de l’appréciation des tribunaux :</w:t>
      </w:r>
    </w:p>
    <w:p w14:paraId="614C1545" w14:textId="77777777" w:rsidR="00E02046" w:rsidRPr="006630F3" w:rsidRDefault="00E02046" w:rsidP="006442C1">
      <w:pPr>
        <w:jc w:val="both"/>
        <w:rPr>
          <w:rFonts w:asciiTheme="minorHAnsi" w:hAnsiTheme="minorHAnsi" w:cstheme="minorHAnsi"/>
        </w:rPr>
      </w:pPr>
    </w:p>
    <w:p w14:paraId="3ED8E41D"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21B4038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11F8277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780EB667"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677873C5" w14:textId="592F2876"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78E0A063" w14:textId="77777777" w:rsidR="007F426B" w:rsidRPr="006630F3" w:rsidRDefault="007F426B" w:rsidP="006442C1">
      <w:pPr>
        <w:pStyle w:val="Paragraphedeliste"/>
        <w:numPr>
          <w:ilvl w:val="0"/>
          <w:numId w:val="10"/>
        </w:numPr>
        <w:jc w:val="both"/>
        <w:rPr>
          <w:rFonts w:asciiTheme="minorHAnsi" w:hAnsiTheme="minorHAnsi" w:cstheme="minorHAnsi"/>
        </w:rPr>
      </w:pPr>
      <w:r>
        <w:rPr>
          <w:rStyle w:val="citation-145"/>
          <w:rFonts w:asciiTheme="minorHAnsi" w:hAnsiTheme="minorHAnsi" w:cstheme="minorHAnsi"/>
        </w:rPr>
        <w:t>Le non-respect des règles de sécurité et d'hygiène sur les chantiers ou sites clients</w:t>
      </w:r>
      <w:r>
        <w:rPr>
          <w:rFonts w:asciiTheme="minorHAnsi" w:hAnsiTheme="minorHAnsi" w:cstheme="minorHAnsi"/>
        </w:rPr>
        <w:t>.</w:t>
      </w:r>
    </w:p>
    <w:p w14:paraId="01301941" w14:textId="25BD5633" w:rsidR="007F426B" w:rsidRPr="006630F3" w:rsidRDefault="007F426B" w:rsidP="006442C1">
      <w:pPr>
        <w:pStyle w:val="Paragraphedeliste"/>
        <w:numPr>
          <w:ilvl w:val="0"/>
          <w:numId w:val="10"/>
        </w:numPr>
        <w:jc w:val="both"/>
        <w:rPr>
          <w:rFonts w:asciiTheme="minorHAnsi" w:hAnsiTheme="minorHAnsi" w:cstheme="minorHAnsi"/>
        </w:rPr>
      </w:pPr>
      <w:r>
        <w:rPr>
          <w:rStyle w:val="citation-143"/>
          <w:rFonts w:asciiTheme="minorHAnsi" w:hAnsiTheme="minorHAnsi" w:cstheme="minorHAnsi"/>
        </w:rPr>
        <w:t>L'insubordination caractérisée ou le refus d'exécuter une tâche entrant dans ses compétences</w:t>
      </w:r>
      <w:r>
        <w:rPr>
          <w:rFonts w:asciiTheme="minorHAnsi" w:hAnsiTheme="minorHAnsi" w:cstheme="minorHAnsi"/>
        </w:rPr>
        <w:t>.</w:t>
      </w:r>
    </w:p>
    <w:p w14:paraId="12FE2B34" w14:textId="77777777" w:rsidR="00E02046" w:rsidRPr="006630F3" w:rsidRDefault="00E02046" w:rsidP="006442C1">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3BCC2D2D" w14:textId="77777777" w:rsidR="00E02046" w:rsidRPr="006630F3" w:rsidRDefault="00E02046" w:rsidP="006442C1">
      <w:pPr>
        <w:jc w:val="both"/>
        <w:rPr>
          <w:rFonts w:asciiTheme="minorHAnsi" w:hAnsiTheme="minorHAnsi" w:cstheme="minorHAnsi"/>
        </w:rPr>
      </w:pPr>
    </w:p>
    <w:p w14:paraId="22EDF589" w14:textId="77777777" w:rsidR="00E02046" w:rsidRPr="006630F3" w:rsidRDefault="00E02046" w:rsidP="006442C1">
      <w:pPr>
        <w:jc w:val="both"/>
        <w:rPr>
          <w:rFonts w:asciiTheme="minorHAnsi" w:hAnsiTheme="minorHAnsi" w:cstheme="minorHAnsi"/>
        </w:rPr>
      </w:pPr>
    </w:p>
    <w:p w14:paraId="1DF1489C" w14:textId="50E60611" w:rsidR="00E02046" w:rsidRPr="006630F3" w:rsidRDefault="00E02046" w:rsidP="006442C1">
      <w:pPr>
        <w:jc w:val="both"/>
        <w:rPr>
          <w:rFonts w:asciiTheme="minorHAnsi" w:hAnsiTheme="minorHAnsi" w:cstheme="minorHAnsi"/>
        </w:rPr>
      </w:pPr>
      <w:r>
        <w:rPr>
          <w:rFonts w:asciiTheme="minorHAnsi" w:hAnsiTheme="minorHAnsi" w:cstheme="minorHAnsi"/>
        </w:rPr>
        <w:t>L’Employé ne pourra jamais invoquer l’autorisation verbale ou tacite de la part de l’Employeur pour se soustraire aux clauses et conditions du présent contrat, toute dérogation devant nécessairement être écrite.</w:t>
      </w:r>
    </w:p>
    <w:p w14:paraId="23839152" w14:textId="77777777" w:rsidR="00D11452" w:rsidRPr="006630F3" w:rsidRDefault="00D11452" w:rsidP="006442C1">
      <w:pPr>
        <w:jc w:val="both"/>
        <w:rPr>
          <w:rFonts w:asciiTheme="minorHAnsi" w:hAnsiTheme="minorHAnsi" w:cstheme="minorHAnsi"/>
        </w:rPr>
      </w:pPr>
    </w:p>
    <w:p w14:paraId="1B719A5E"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20 : Protection de l’image de marque et de la réputation</w:t>
      </w:r>
    </w:p>
    <w:p w14:paraId="703BCF67" w14:textId="77777777" w:rsidR="00D11452" w:rsidRPr="006630F3" w:rsidRDefault="00D11452" w:rsidP="006442C1">
      <w:pPr>
        <w:jc w:val="both"/>
        <w:rPr>
          <w:rFonts w:asciiTheme="minorHAnsi" w:hAnsiTheme="minorHAnsi" w:cstheme="minorHAnsi"/>
          <w:b/>
          <w:color w:val="009E60"/>
        </w:rPr>
      </w:pPr>
    </w:p>
    <w:p w14:paraId="419098A8" w14:textId="77777777" w:rsidR="00D11452" w:rsidRPr="006630F3" w:rsidRDefault="00D11452" w:rsidP="006442C1">
      <w:pPr>
        <w:jc w:val="both"/>
        <w:rPr>
          <w:rFonts w:asciiTheme="minorHAnsi" w:hAnsiTheme="minorHAnsi" w:cstheme="minorHAnsi"/>
        </w:rPr>
      </w:pPr>
      <w:r>
        <w:rPr>
          <w:rFonts w:asciiTheme="minorHAnsi" w:hAnsiTheme="minorHAnsi" w:cstheme="minorHAnsi"/>
        </w:rPr>
        <w:t xml:space="preserve">L’Employé s’engage, tant durant l’exécution du présent contrat qu’après sa rupture, à préserver l’image de marque et la réputation de la société </w:t>
      </w:r>
      <w:r>
        <w:rPr>
          <w:rFonts w:asciiTheme="minorHAnsi" w:hAnsiTheme="minorHAnsi" w:cstheme="minorHAnsi"/>
          <w:b/>
          <w:bCs/>
        </w:rPr>
        <w:t>AT225</w:t>
      </w:r>
      <w:r>
        <w:rPr>
          <w:rFonts w:asciiTheme="minorHAnsi" w:hAnsiTheme="minorHAnsi" w:cstheme="minorHAnsi"/>
        </w:rPr>
        <w:t xml:space="preserve"> ainsi que celles de l’entreprise utilisatrice.</w:t>
      </w:r>
    </w:p>
    <w:p w14:paraId="633D30C8" w14:textId="77777777" w:rsidR="00D11452" w:rsidRPr="006630F3" w:rsidRDefault="00D11452" w:rsidP="006442C1">
      <w:pPr>
        <w:jc w:val="both"/>
        <w:rPr>
          <w:rFonts w:asciiTheme="minorHAnsi" w:hAnsiTheme="minorHAnsi" w:cstheme="minorHAnsi"/>
        </w:rPr>
      </w:pPr>
    </w:p>
    <w:p w14:paraId="3D855AFF" w14:textId="77777777" w:rsidR="00D11452" w:rsidRPr="006630F3" w:rsidRDefault="00D11452" w:rsidP="006442C1">
      <w:pPr>
        <w:jc w:val="both"/>
        <w:rPr>
          <w:rFonts w:asciiTheme="minorHAnsi" w:hAnsiTheme="minorHAnsi" w:cstheme="minorHAnsi"/>
          <w:lang w:val="fr-CI"/>
        </w:rPr>
      </w:pPr>
      <w:r>
        <w:rPr>
          <w:rFonts w:asciiTheme="minorHAnsi" w:hAnsiTheme="minorHAnsi" w:cstheme="minorHAnsi"/>
          <w:lang w:val="fr-CI"/>
        </w:rPr>
        <w:t>À ce titre, l'Employé s'interdit :</w:t>
      </w:r>
    </w:p>
    <w:p w14:paraId="4000C985" w14:textId="77777777" w:rsidR="00D11452" w:rsidRPr="006630F3" w:rsidRDefault="00D11452" w:rsidP="006442C1">
      <w:pPr>
        <w:jc w:val="both"/>
        <w:rPr>
          <w:rFonts w:asciiTheme="minorHAnsi" w:hAnsiTheme="minorHAnsi" w:cstheme="minorHAnsi"/>
          <w:lang w:val="fr-CI"/>
        </w:rPr>
      </w:pPr>
    </w:p>
    <w:p w14:paraId="793FC7D5" w14:textId="77777777" w:rsidR="00D11452" w:rsidRPr="006630F3" w:rsidRDefault="00D11452" w:rsidP="006442C1">
      <w:pPr>
        <w:numPr>
          <w:ilvl w:val="0"/>
          <w:numId w:val="13"/>
        </w:numPr>
        <w:jc w:val="both"/>
        <w:rPr>
          <w:rFonts w:asciiTheme="minorHAnsi" w:hAnsiTheme="minorHAnsi" w:cstheme="minorHAnsi"/>
          <w:lang w:val="fr-CI"/>
        </w:rPr>
      </w:pPr>
      <w:r>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1EE23263" w14:textId="77777777" w:rsidR="00D11452" w:rsidRPr="006630F3" w:rsidRDefault="00D11452" w:rsidP="006442C1">
      <w:pPr>
        <w:ind w:left="720"/>
        <w:jc w:val="both"/>
        <w:rPr>
          <w:rFonts w:asciiTheme="minorHAnsi" w:hAnsiTheme="minorHAnsi" w:cstheme="minorHAnsi"/>
          <w:lang w:val="fr-CI"/>
        </w:rPr>
      </w:pPr>
    </w:p>
    <w:p w14:paraId="66B3CB1E" w14:textId="77777777" w:rsidR="00D11452" w:rsidRPr="006630F3" w:rsidRDefault="00D11452" w:rsidP="006442C1">
      <w:pPr>
        <w:numPr>
          <w:ilvl w:val="0"/>
          <w:numId w:val="13"/>
        </w:numPr>
        <w:jc w:val="both"/>
        <w:rPr>
          <w:rFonts w:asciiTheme="minorHAnsi" w:hAnsiTheme="minorHAnsi" w:cstheme="minorHAnsi"/>
          <w:lang w:val="fr-CI"/>
        </w:rPr>
      </w:pPr>
      <w:r>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Pr>
          <w:rFonts w:asciiTheme="minorHAnsi" w:hAnsiTheme="minorHAnsi" w:cstheme="minorHAnsi"/>
          <w:b/>
          <w:bCs/>
          <w:lang w:val="fr-CI"/>
        </w:rPr>
        <w:t>AT225</w:t>
      </w:r>
      <w:r>
        <w:rPr>
          <w:rFonts w:asciiTheme="minorHAnsi" w:hAnsiTheme="minorHAnsi" w:cstheme="minorHAnsi"/>
          <w:lang w:val="fr-CI"/>
        </w:rPr>
        <w:t>.</w:t>
      </w:r>
    </w:p>
    <w:p w14:paraId="1A841EDC" w14:textId="77777777" w:rsidR="00D11452" w:rsidRPr="006630F3" w:rsidRDefault="00D11452" w:rsidP="006442C1">
      <w:pPr>
        <w:pStyle w:val="NormalWeb"/>
        <w:numPr>
          <w:ilvl w:val="0"/>
          <w:numId w:val="13"/>
        </w:numPr>
        <w:jc w:val="both"/>
        <w:rPr>
          <w:rFonts w:asciiTheme="minorHAnsi" w:hAnsiTheme="minorHAnsi" w:cstheme="minorHAnsi"/>
          <w:lang w:val="fr-CI"/>
        </w:rPr>
      </w:pPr>
      <w:r>
        <w:rPr>
          <w:rStyle w:val="citation-66"/>
          <w:rFonts w:asciiTheme="minorHAnsi" w:hAnsiTheme="minorHAnsi" w:cstheme="minorHAnsi"/>
          <w:lang w:val="fr-CI"/>
        </w:rPr>
        <w:t xml:space="preserve">D'utiliser le logo ou les signes distinctifs de </w:t>
      </w:r>
      <w:r>
        <w:rPr>
          <w:rStyle w:val="citation-66"/>
          <w:rFonts w:asciiTheme="minorHAnsi" w:hAnsiTheme="minorHAnsi" w:cstheme="minorHAnsi"/>
          <w:b/>
          <w:bCs/>
          <w:lang w:val="fr-CI"/>
        </w:rPr>
        <w:t>AT225</w:t>
      </w:r>
      <w:r>
        <w:rPr>
          <w:rStyle w:val="citation-66"/>
          <w:rFonts w:asciiTheme="minorHAnsi" w:hAnsiTheme="minorHAnsi" w:cstheme="minorHAnsi"/>
          <w:lang w:val="fr-CI"/>
        </w:rPr>
        <w:t xml:space="preserve"> ou du client à des fins personnelles ou de manière préjudiciable aux intérêts de l'entreprise</w:t>
      </w:r>
      <w:r>
        <w:rPr>
          <w:rFonts w:asciiTheme="minorHAnsi" w:hAnsiTheme="minorHAnsi" w:cstheme="minorHAnsi"/>
          <w:lang w:val="fr-CI"/>
        </w:rPr>
        <w:t>.</w:t>
      </w:r>
    </w:p>
    <w:p w14:paraId="59A0930B" w14:textId="77777777" w:rsidR="00D11452" w:rsidRPr="006630F3" w:rsidRDefault="00D11452" w:rsidP="006442C1">
      <w:pPr>
        <w:pStyle w:val="NormalWeb"/>
        <w:jc w:val="both"/>
        <w:rPr>
          <w:rFonts w:asciiTheme="minorHAnsi" w:hAnsiTheme="minorHAnsi" w:cstheme="minorHAnsi"/>
          <w:lang w:val="fr-CI"/>
        </w:rPr>
      </w:pPr>
      <w:r>
        <w:rPr>
          <w:rStyle w:val="citation-65"/>
          <w:rFonts w:asciiTheme="minorHAnsi" w:hAnsiTheme="minorHAnsi" w:cstheme="minorHAnsi"/>
          <w:lang w:val="fr-CI"/>
        </w:rPr>
        <w:lastRenderedPageBreak/>
        <w:t>Tout manquement à cette obligation de loyauté et de réserve pourra être considéré comme une faute lourde, conformément à l’Article 19 du présent contrat, et exposer l’Employé à des poursuites civiles en réparation du préjudice subi</w:t>
      </w:r>
      <w:r>
        <w:rPr>
          <w:rFonts w:asciiTheme="minorHAnsi" w:hAnsiTheme="minorHAnsi" w:cstheme="minorHAnsi"/>
          <w:lang w:val="fr-CI"/>
        </w:rPr>
        <w:t>.</w:t>
      </w:r>
    </w:p>
    <w:p w14:paraId="003604E3" w14:textId="77777777" w:rsidR="00D11452" w:rsidRPr="006630F3" w:rsidRDefault="00D11452" w:rsidP="006442C1">
      <w:pPr>
        <w:jc w:val="both"/>
        <w:rPr>
          <w:rFonts w:asciiTheme="minorHAnsi" w:hAnsiTheme="minorHAnsi" w:cstheme="minorHAnsi"/>
          <w:lang w:val="fr-CI"/>
        </w:rPr>
      </w:pPr>
    </w:p>
    <w:p w14:paraId="33661D8E"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21 : Clause de loyauté et de non-sollicitation</w:t>
      </w:r>
    </w:p>
    <w:p w14:paraId="6F88A70D" w14:textId="77777777" w:rsidR="00D11452" w:rsidRPr="006630F3" w:rsidRDefault="00D11452" w:rsidP="006442C1">
      <w:pPr>
        <w:jc w:val="both"/>
        <w:rPr>
          <w:rFonts w:asciiTheme="minorHAnsi" w:hAnsiTheme="minorHAnsi" w:cstheme="minorHAnsi"/>
        </w:rPr>
      </w:pPr>
    </w:p>
    <w:p w14:paraId="687D9D79" w14:textId="77777777" w:rsidR="00D11452" w:rsidRPr="006630F3" w:rsidRDefault="00D11452" w:rsidP="006442C1">
      <w:pPr>
        <w:pStyle w:val="NormalWeb"/>
        <w:jc w:val="both"/>
        <w:rPr>
          <w:rFonts w:asciiTheme="minorHAnsi" w:hAnsiTheme="minorHAnsi" w:cstheme="minorHAnsi"/>
          <w:lang w:val="fr-CI"/>
        </w:rPr>
      </w:pPr>
      <w:r>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Pr>
          <w:rStyle w:val="citation-202"/>
          <w:rFonts w:asciiTheme="minorHAnsi" w:hAnsiTheme="minorHAnsi" w:cstheme="minorHAnsi"/>
          <w:b/>
          <w:bCs/>
          <w:lang w:val="fr-CI"/>
        </w:rPr>
        <w:t>AT225</w:t>
      </w:r>
      <w:r>
        <w:rPr>
          <w:rFonts w:asciiTheme="minorHAnsi" w:hAnsiTheme="minorHAnsi" w:cstheme="minorHAnsi"/>
          <w:lang w:val="fr-CI"/>
        </w:rPr>
        <w:t>.</w:t>
      </w:r>
    </w:p>
    <w:p w14:paraId="360F1F9F"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D3CE97B"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201"/>
          <w:rFonts w:asciiTheme="minorHAnsi" w:hAnsiTheme="minorHAnsi" w:cstheme="minorHAnsi"/>
          <w:lang w:val="fr-CI"/>
        </w:rPr>
        <w:t xml:space="preserve">De solliciter, de démarcher ou d’entrer directement en relation d’affaires avec les clients de la société </w:t>
      </w:r>
      <w:r>
        <w:rPr>
          <w:rStyle w:val="citation-201"/>
          <w:rFonts w:asciiTheme="minorHAnsi" w:hAnsiTheme="minorHAnsi" w:cstheme="minorHAnsi"/>
          <w:b/>
          <w:bCs/>
          <w:lang w:val="fr-CI"/>
        </w:rPr>
        <w:t>AT225</w:t>
      </w:r>
      <w:r>
        <w:rPr>
          <w:rStyle w:val="citation-201"/>
          <w:rFonts w:asciiTheme="minorHAnsi" w:hAnsiTheme="minorHAnsi" w:cstheme="minorHAnsi"/>
          <w:lang w:val="fr-CI"/>
        </w:rPr>
        <w:t xml:space="preserve"> auprès desquels il a effectué une mission ou dont il a eu connaissance des projets dans le cadre de ses fonctions</w:t>
      </w:r>
      <w:r>
        <w:rPr>
          <w:rFonts w:asciiTheme="minorHAnsi" w:hAnsiTheme="minorHAnsi" w:cstheme="minorHAnsi"/>
          <w:lang w:val="fr-CI"/>
        </w:rPr>
        <w:t>.</w:t>
      </w:r>
    </w:p>
    <w:p w14:paraId="24D601E8"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200"/>
          <w:rFonts w:asciiTheme="minorHAnsi" w:hAnsiTheme="minorHAnsi" w:cstheme="minorHAnsi"/>
          <w:lang w:val="fr-CI"/>
        </w:rPr>
        <w:t xml:space="preserve">De se faire embaucher, sous quelque forme que ce soit (salariat, consultance, sous-traitance), directement ou indirectement, par l'entreprise utilisatrice chez laquelle il a été affecté, sans l’accord préalable et écrit de la société </w:t>
      </w:r>
      <w:r>
        <w:rPr>
          <w:rStyle w:val="citation-200"/>
          <w:rFonts w:asciiTheme="minorHAnsi" w:hAnsiTheme="minorHAnsi" w:cstheme="minorHAnsi"/>
          <w:b/>
          <w:bCs/>
          <w:lang w:val="fr-CI"/>
        </w:rPr>
        <w:t>AT225</w:t>
      </w:r>
      <w:r>
        <w:rPr>
          <w:rFonts w:asciiTheme="minorHAnsi" w:hAnsiTheme="minorHAnsi" w:cstheme="minorHAnsi"/>
          <w:lang w:val="fr-CI"/>
        </w:rPr>
        <w:t>.</w:t>
      </w:r>
    </w:p>
    <w:p w14:paraId="4113DC40" w14:textId="77777777" w:rsidR="00D11452" w:rsidRPr="006630F3" w:rsidRDefault="00D11452" w:rsidP="006442C1">
      <w:pPr>
        <w:pStyle w:val="NormalWeb"/>
        <w:numPr>
          <w:ilvl w:val="0"/>
          <w:numId w:val="11"/>
        </w:numPr>
        <w:jc w:val="both"/>
        <w:rPr>
          <w:rFonts w:asciiTheme="minorHAnsi" w:hAnsiTheme="minorHAnsi" w:cstheme="minorHAnsi"/>
          <w:lang w:val="fr-CI"/>
        </w:rPr>
      </w:pPr>
      <w:r>
        <w:rPr>
          <w:rStyle w:val="citation-199"/>
          <w:rFonts w:asciiTheme="minorHAnsi" w:hAnsiTheme="minorHAnsi" w:cstheme="minorHAnsi"/>
          <w:lang w:val="fr-CI"/>
        </w:rPr>
        <w:t>De détourner ou de tenter de détourner tout client ou personnel de l'Employeur au profit d'une entreprise concurrente ou pour son propre compte</w:t>
      </w:r>
      <w:r>
        <w:rPr>
          <w:rFonts w:asciiTheme="minorHAnsi" w:hAnsiTheme="minorHAnsi" w:cstheme="minorHAnsi"/>
          <w:lang w:val="fr-CI"/>
        </w:rPr>
        <w:t>.</w:t>
      </w:r>
    </w:p>
    <w:p w14:paraId="31F55B38" w14:textId="77777777" w:rsidR="00D11452" w:rsidRPr="006630F3" w:rsidRDefault="00D11452" w:rsidP="006442C1">
      <w:pPr>
        <w:pStyle w:val="NormalWeb"/>
        <w:jc w:val="both"/>
        <w:rPr>
          <w:rFonts w:asciiTheme="minorHAnsi" w:hAnsiTheme="minorHAnsi" w:cstheme="minorHAnsi"/>
          <w:lang w:val="fr-CI"/>
        </w:rPr>
      </w:pPr>
      <w:r>
        <w:rPr>
          <w:rStyle w:val="citation-198"/>
          <w:rFonts w:asciiTheme="minorHAnsi" w:hAnsiTheme="minorHAnsi" w:cstheme="minorHAnsi"/>
          <w:lang w:val="fr-CI"/>
        </w:rPr>
        <w:t xml:space="preserve">Tout manquement à cette clause sera considéré comme une faute lourde </w:t>
      </w:r>
      <w:r>
        <w:rPr>
          <w:rFonts w:asciiTheme="minorHAnsi" w:hAnsiTheme="minorHAnsi" w:cstheme="minorHAnsi"/>
          <w:lang w:val="fr-CI"/>
        </w:rPr>
        <w:t xml:space="preserve">et pourra donner lieu au versement de dommages-intérêts au profit de la société </w:t>
      </w:r>
      <w:r>
        <w:rPr>
          <w:rFonts w:asciiTheme="minorHAnsi" w:hAnsiTheme="minorHAnsi" w:cstheme="minorHAnsi"/>
          <w:b/>
          <w:bCs/>
          <w:lang w:val="fr-CI"/>
        </w:rPr>
        <w:t>AT225</w:t>
      </w:r>
      <w:r>
        <w:rPr>
          <w:rFonts w:asciiTheme="minorHAnsi" w:hAnsiTheme="minorHAnsi" w:cstheme="minorHAnsi"/>
          <w:lang w:val="fr-CI"/>
        </w:rPr>
        <w:t xml:space="preserve"> en réparation du préjudice commercial et organisationnel subi.</w:t>
      </w:r>
    </w:p>
    <w:p w14:paraId="2CB93043" w14:textId="77777777" w:rsidR="00D11452" w:rsidRPr="006630F3" w:rsidRDefault="00D11452" w:rsidP="006442C1">
      <w:pPr>
        <w:pStyle w:val="NormalWeb"/>
        <w:jc w:val="both"/>
        <w:rPr>
          <w:rFonts w:asciiTheme="minorHAnsi" w:hAnsiTheme="minorHAnsi" w:cstheme="minorHAnsi"/>
          <w:lang w:val="fr-CI"/>
        </w:rPr>
      </w:pPr>
    </w:p>
    <w:p w14:paraId="577D47AA" w14:textId="77777777" w:rsidR="00D11452" w:rsidRPr="006630F3" w:rsidRDefault="00D11452" w:rsidP="006442C1">
      <w:pPr>
        <w:jc w:val="both"/>
        <w:rPr>
          <w:rFonts w:asciiTheme="minorHAnsi" w:hAnsiTheme="minorHAnsi" w:cstheme="minorHAnsi"/>
          <w:b/>
          <w:color w:val="009E60"/>
        </w:rPr>
      </w:pPr>
      <w:r>
        <w:rPr>
          <w:rFonts w:asciiTheme="minorHAnsi" w:hAnsiTheme="minorHAnsi" w:cstheme="minorHAnsi"/>
          <w:b/>
          <w:color w:val="009E60"/>
        </w:rPr>
        <w:t>Article 22 : Responsabilité et garde du matériel</w:t>
      </w:r>
    </w:p>
    <w:p w14:paraId="7C332FFA" w14:textId="77777777" w:rsidR="00D11452" w:rsidRPr="006630F3" w:rsidRDefault="00D11452" w:rsidP="006442C1">
      <w:pPr>
        <w:jc w:val="both"/>
        <w:rPr>
          <w:rFonts w:asciiTheme="minorHAnsi" w:hAnsiTheme="minorHAnsi" w:cstheme="minorHAnsi"/>
          <w:b/>
          <w:color w:val="009E60"/>
        </w:rPr>
      </w:pPr>
    </w:p>
    <w:p w14:paraId="52C48740"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Pr>
          <w:rFonts w:asciiTheme="minorHAnsi" w:hAnsiTheme="minorHAnsi" w:cstheme="minorHAnsi"/>
          <w:b/>
          <w:bCs/>
          <w:lang w:val="fr-CI"/>
        </w:rPr>
        <w:t>AT225</w:t>
      </w:r>
      <w:r>
        <w:rPr>
          <w:rFonts w:asciiTheme="minorHAnsi" w:hAnsiTheme="minorHAnsi" w:cstheme="minorHAnsi"/>
          <w:lang w:val="fr-CI"/>
        </w:rPr>
        <w:t xml:space="preserve"> ou à l’entreprise utilisatrice.</w:t>
      </w:r>
    </w:p>
    <w:p w14:paraId="58857EC9"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À ce titre, l’Employé s’engage à :</w:t>
      </w:r>
    </w:p>
    <w:p w14:paraId="145DCB60" w14:textId="77777777" w:rsidR="00D11452" w:rsidRPr="006630F3" w:rsidRDefault="00D11452" w:rsidP="006442C1">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Utiliser les outils mis à sa disposition de manière diligente et strictement professionnelle.</w:t>
      </w:r>
    </w:p>
    <w:p w14:paraId="6D4FD9FE" w14:textId="77777777" w:rsidR="00D11452" w:rsidRPr="006630F3" w:rsidRDefault="00D11452" w:rsidP="006442C1">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Assurer la garde, l’entretien courant et la sécurité des équipements contre le vol ou la détérioration.</w:t>
      </w:r>
    </w:p>
    <w:p w14:paraId="2B6AE75A"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 xml:space="preserve">En cas de perte, de vol ou de dégradation du matériel résultant d'une </w:t>
      </w:r>
      <w:r>
        <w:rPr>
          <w:rFonts w:asciiTheme="minorHAnsi" w:hAnsiTheme="minorHAnsi" w:cstheme="minorHAnsi"/>
          <w:b/>
          <w:bCs/>
          <w:lang w:val="fr-CI"/>
        </w:rPr>
        <w:t>négligence grave</w:t>
      </w:r>
      <w:r>
        <w:rPr>
          <w:rFonts w:asciiTheme="minorHAnsi" w:hAnsiTheme="minorHAnsi" w:cstheme="minorHAnsi"/>
          <w:lang w:val="fr-CI"/>
        </w:rPr>
        <w:t xml:space="preserve">, d'une utilisation abusive ou d'une </w:t>
      </w:r>
      <w:r>
        <w:rPr>
          <w:rFonts w:asciiTheme="minorHAnsi" w:hAnsiTheme="minorHAnsi" w:cstheme="minorHAnsi"/>
          <w:b/>
          <w:bCs/>
          <w:lang w:val="fr-CI"/>
        </w:rPr>
        <w:t>faute lourde</w:t>
      </w:r>
      <w:r>
        <w:rPr>
          <w:rFonts w:asciiTheme="minorHAnsi" w:hAnsiTheme="minorHAnsi" w:cstheme="minorHAnsi"/>
          <w:lang w:val="fr-CI"/>
        </w:rPr>
        <w:t xml:space="preserve"> de l'Employé, ce dernier engagera sa responsabilité </w:t>
        <w:lastRenderedPageBreak/>
        <w:t>civile contractuelle et s'obligera à indemniser l'Employeur à hauteur de la valeur résiduelle du matériel.</w:t>
      </w:r>
    </w:p>
    <w:p w14:paraId="3F3A27C2" w14:textId="77777777" w:rsidR="00D11452" w:rsidRPr="006630F3" w:rsidRDefault="00D11452" w:rsidP="006442C1">
      <w:pPr>
        <w:pStyle w:val="NormalWeb"/>
        <w:jc w:val="both"/>
        <w:rPr>
          <w:rFonts w:asciiTheme="minorHAnsi" w:hAnsiTheme="minorHAnsi" w:cstheme="minorHAnsi"/>
          <w:lang w:val="fr-CI"/>
        </w:rPr>
      </w:pPr>
      <w:r>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D86BFB3" w14:textId="77777777" w:rsidR="00D11452" w:rsidRPr="006630F3" w:rsidRDefault="00D11452" w:rsidP="006442C1">
      <w:pPr>
        <w:jc w:val="both"/>
        <w:rPr>
          <w:rFonts w:asciiTheme="minorHAnsi" w:hAnsiTheme="minorHAnsi" w:cstheme="minorHAnsi"/>
          <w:lang w:val="fr-CI"/>
        </w:rPr>
      </w:pPr>
    </w:p>
    <w:p w14:paraId="4C7B5938" w14:textId="77777777" w:rsidR="00E02046" w:rsidRPr="006630F3" w:rsidRDefault="00E02046" w:rsidP="006442C1">
      <w:pPr>
        <w:jc w:val="both"/>
        <w:rPr>
          <w:rFonts w:asciiTheme="minorHAnsi" w:hAnsiTheme="minorHAnsi" w:cstheme="minorHAnsi"/>
        </w:rPr>
      </w:pPr>
    </w:p>
    <w:p w14:paraId="2B3C0101" w14:textId="77777777" w:rsidR="00DD0001" w:rsidRDefault="00DD0001" w:rsidP="00DD0001">
      <w:pPr>
        <w:jc w:val="both"/>
        <w:rPr>
          <w:rFonts w:asciiTheme="minorHAnsi" w:hAnsiTheme="minorHAnsi" w:cstheme="minorHAnsi"/>
          <w:b/>
          <w:bCs/>
          <w:color w:val="009E60"/>
        </w:rPr>
      </w:pPr>
      <w:ins w:id="505" w:author="AT225" w:date="2026-06-15T00:00:00Z">
        <w:r>
          <w:rPr>
            <w:rFonts w:asciiTheme="minorHAnsi" w:hAnsiTheme="minorHAnsi" w:cstheme="minorHAnsi"/>
            <w:b/>
            <w:bCs/>
            <w:color w:val="009E60"/>
          </w:rPr>
          <w:t xml:space="preserve">Article 23 : Maternité, grossesse et congé parental</w:t>
        </w:r>
      </w:ins>
    </w:p>
    <w:p w14:paraId="2B3C0102" w14:textId="77777777" w:rsidR="00DD0001" w:rsidRDefault="00DD0001" w:rsidP="00DD0001">
      <w:pPr>
        <w:jc w:val="both"/>
        <w:rPr>
          <w:rFonts w:asciiTheme="minorHAnsi" w:hAnsiTheme="minorHAnsi" w:cstheme="minorHAnsi"/>
        </w:rPr>
      </w:pPr>
    </w:p>
    <w:p w14:paraId="2B3C0103" w14:textId="77777777" w:rsidR="00DD0001" w:rsidRDefault="00DD0001" w:rsidP="00DD0001">
      <w:pPr>
        <w:jc w:val="both"/>
        <w:rPr>
          <w:rFonts w:asciiTheme="minorHAnsi" w:hAnsiTheme="minorHAnsi" w:cstheme="minorHAnsi"/>
        </w:rPr>
      </w:pPr>
      <w:ins w:id="506" w:author="AT225" w:date="2026-06-15T00:00:00Z">
        <w:r>
          <w:rPr>
            <w:rFonts w:asciiTheme="minorHAnsi" w:hAnsiTheme="minorHAnsi" w:cstheme="minorHAnsi"/>
          </w:rPr>
          <w:t xml:space="preserve">Conformément aux articles 23.1 et suivants de la loi n°2015-532 du 20 juillet 2015 portant Code du Travail, AT225 garantit à toute employée enceinte le respect de l'intégralité de ses droits légaux en matière de maternité, notamment l'interdiction de licenciement pour cause de grossesse, le congé de maternité légal et le droit de retour au poste.</w:t>
        </w:r>
      </w:ins>
    </w:p>
    <w:p w14:paraId="2B3C0104" w14:textId="77777777" w:rsidR="00DD0001" w:rsidRDefault="00DD0001" w:rsidP="00DD0001">
      <w:pPr>
        <w:jc w:val="both"/>
        <w:rPr>
          <w:rFonts w:asciiTheme="minorHAnsi" w:hAnsiTheme="minorHAnsi" w:cstheme="minorHAnsi"/>
        </w:rPr>
      </w:pPr>
      <w:ins w:id="507" w:author="AT225" w:date="2026-06-15T00:00:00Z">
        <w:r>
          <w:rPr>
            <w:rFonts w:asciiTheme="minorHAnsi" w:hAnsiTheme="minorHAnsi" w:cstheme="minorHAnsi"/>
          </w:rPr>
          <w:t xml:space="preserve">En contrepartie, l'Employé(e) s'engage à : (a) Informer l'Employeur par écrit, dès que possible et au plus tard avant la fin du troisième mois de grossesse, de son état, en produisant un certificat médical établi par un médecin agréé — cette déclaration préalable est indispensable pour organiser la continuité des missions et l'adaptation éventuelle du poste ; (b) Produire régulièrement les certificats médicaux attestant de son aptitude à poursuivre ses fonctions ; (c) Respecter les procédures internes de déclaration d'absence et de congé.</w:t>
        </w:r>
      </w:ins>
    </w:p>
    <w:p w14:paraId="2B3C0105" w14:textId="77777777" w:rsidR="00DD0001" w:rsidRDefault="00DD0001" w:rsidP="00DD0001">
      <w:pPr>
        <w:jc w:val="both"/>
        <w:rPr>
          <w:rFonts w:asciiTheme="minorHAnsi" w:hAnsiTheme="minorHAnsi" w:cstheme="minorHAnsi"/>
        </w:rPr>
      </w:pPr>
      <w:ins w:id="508" w:author="AT225" w:date="2026-06-15T00:00:00Z">
        <w:r>
          <w:rPr>
            <w:rFonts w:asciiTheme="minorHAnsi" w:hAnsiTheme="minorHAnsi" w:cstheme="minorHAnsi"/>
          </w:rPr>
          <w:t xml:space="preserve">AT225 rappelle que la grossesse ne peut en aucun cas constituer un motif de licenciement. Toute mesure disciplinaire pendant la période de grossesse sera exclusivement fondée sur des motifs professionnels objectifs et documentés, étrangers à l'état de grossesse. Toute réclamation dépassant les droits légaux et conventionnels applicables fera l'objet d'un examen contradictoire entre les parties avant tout recours juridictionnel.</w:t>
        </w:r>
      </w:ins>
    </w:p>
    <w:p w14:paraId="2B3C0106" w14:textId="77777777" w:rsidR="00DD0001" w:rsidRDefault="00DD0001" w:rsidP="00DD0001">
      <w:pPr>
        <w:jc w:val="both"/>
        <w:rPr>
          <w:rFonts w:asciiTheme="minorHAnsi" w:hAnsiTheme="minorHAnsi" w:cstheme="minorHAnsi"/>
        </w:rPr>
      </w:pPr>
    </w:p>
    <w:p w14:paraId="2B3C0107" w14:textId="77777777" w:rsidR="00DD0001" w:rsidRDefault="00DD0001" w:rsidP="00DD0001">
      <w:pPr>
        <w:jc w:val="both"/>
        <w:rPr>
          <w:rFonts w:asciiTheme="minorHAnsi" w:hAnsiTheme="minorHAnsi" w:cstheme="minorHAnsi"/>
          <w:b/>
          <w:bCs/>
          <w:color w:val="009E60"/>
        </w:rPr>
      </w:pPr>
      <w:ins w:id="509" w:author="AT225" w:date="2026-06-15T00:00:00Z">
        <w:r>
          <w:rPr>
            <w:rFonts w:asciiTheme="minorHAnsi" w:hAnsiTheme="minorHAnsi" w:cstheme="minorHAnsi"/>
            <w:b/>
            <w:bCs/>
            <w:color w:val="009E60"/>
          </w:rPr>
          <w:t xml:space="preserve">Article 24 : Période d'inter-mission</w:t>
        </w:r>
      </w:ins>
    </w:p>
    <w:p w14:paraId="2B3C0108" w14:textId="77777777" w:rsidR="00DD0001" w:rsidRDefault="00DD0001" w:rsidP="00DD0001">
      <w:pPr>
        <w:jc w:val="both"/>
        <w:rPr>
          <w:rFonts w:asciiTheme="minorHAnsi" w:hAnsiTheme="minorHAnsi" w:cstheme="minorHAnsi"/>
        </w:rPr>
      </w:pPr>
    </w:p>
    <w:p w14:paraId="2B3C0109" w14:textId="77777777" w:rsidR="00DD0001" w:rsidRDefault="00DD0001" w:rsidP="00DD0001">
      <w:pPr>
        <w:jc w:val="both"/>
        <w:rPr>
          <w:rFonts w:asciiTheme="minorHAnsi" w:hAnsiTheme="minorHAnsi" w:cstheme="minorHAnsi"/>
        </w:rPr>
      </w:pPr>
      <w:ins w:id="510" w:author="AT225" w:date="2026-06-15T00:00:00Z">
        <w:r>
          <w:rPr>
            <w:rFonts w:asciiTheme="minorHAnsi" w:hAnsiTheme="minorHAnsi" w:cstheme="minorHAnsi"/>
          </w:rPr>
          <w:t xml:space="preserve">Dans le cadre de l'activité d'assistance technique exercée par AT225, l'Employé est susceptible d'être affecté successivement chez différentes entreprises utilisatrices. La fin d'une mission chez un client n'entraîne pas la rupture du présent contrat à durée indéterminée. Durant toute période d'inter-mission, l'Employé reste à la disposition d'AT225, continue de percevoir sa rémunération de base et s'engage à accepter toute nouvelle affectation compatible avec sa qualification. La durée maximale d'inter-mission ne saurait excéder trois (3) mois. Au-delà de ce délai, les parties engageront une concertation loyale conformément aux dispositions légales applicables.</w:t>
        </w:r>
      </w:ins>
    </w:p>
    <w:p w14:paraId="2B3C0110" w14:textId="77777777" w:rsidR="00DD0001" w:rsidRDefault="00DD0001" w:rsidP="00DD0001">
      <w:pPr>
        <w:jc w:val="both"/>
        <w:rPr>
          <w:rFonts w:asciiTheme="minorHAnsi" w:hAnsiTheme="minorHAnsi" w:cstheme="minorHAnsi"/>
        </w:rPr>
      </w:pPr>
    </w:p>
    <w:p w14:paraId="331A9D4D" w14:textId="7CDDD094" w:rsidR="00E02046" w:rsidRPr="006630F3" w:rsidRDefault="00E02046" w:rsidP="006442C1">
      <w:pPr>
        <w:jc w:val="both"/>
        <w:rPr>
          <w:rFonts w:asciiTheme="minorHAnsi" w:hAnsiTheme="minorHAnsi" w:cstheme="minorHAnsi"/>
          <w:b/>
          <w:color w:val="009E60"/>
        </w:rPr>
      </w:pPr>
      <w:del w:id="511" w:author="AT225" w:date="2026-06-15T00:00:00Z">
        <w:r>
          <w:rPr>
            <w:rFonts w:asciiTheme="minorHAnsi" w:hAnsiTheme="minorHAnsi" w:cstheme="minorHAnsi"/>
            <w:b/>
            <w:color w:val="009E60"/>
          </w:rPr>
          <w:delText xml:space="preserve">Article 23 : Déclaration</w:delText>
        </w:r>
      </w:del>
      <w:ins w:id="512" w:author="AT225" w:date="2026-06-15T00:00:00Z">
        <w:r>
          <w:rPr>
            <w:rFonts w:asciiTheme="minorHAnsi" w:hAnsiTheme="minorHAnsi" w:cstheme="minorHAnsi"/>
            <w:b/>
            <w:color w:val="009E60"/>
          </w:rPr>
          <w:t xml:space="preserve">Article 25 : Déclaration</w:t>
        </w:r>
      </w:ins>
    </w:p>
    <w:p w14:paraId="1F11524A" w14:textId="77777777" w:rsidR="00E02046" w:rsidRPr="006630F3" w:rsidRDefault="00E02046" w:rsidP="006442C1">
      <w:pPr>
        <w:jc w:val="both"/>
        <w:rPr>
          <w:rFonts w:asciiTheme="minorHAnsi" w:hAnsiTheme="minorHAnsi" w:cstheme="minorHAnsi"/>
        </w:rPr>
      </w:pPr>
    </w:p>
    <w:p w14:paraId="768EA703"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59AA1EE4" w14:textId="77777777" w:rsidR="00E02046" w:rsidRPr="006630F3" w:rsidRDefault="00E02046" w:rsidP="006442C1">
      <w:pPr>
        <w:jc w:val="both"/>
        <w:rPr>
          <w:rFonts w:asciiTheme="minorHAnsi" w:hAnsiTheme="minorHAnsi" w:cstheme="minorHAnsi"/>
        </w:rPr>
      </w:pPr>
    </w:p>
    <w:p w14:paraId="6E6FF3F5" w14:textId="77777777" w:rsidR="00E02046" w:rsidRPr="006630F3" w:rsidRDefault="00E02046" w:rsidP="006442C1">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57EEE3C1" w14:textId="77777777" w:rsidR="00E02046" w:rsidRPr="006630F3" w:rsidRDefault="00E02046" w:rsidP="006442C1">
      <w:pPr>
        <w:rPr>
          <w:rFonts w:asciiTheme="minorHAnsi" w:hAnsiTheme="minorHAnsi" w:cstheme="minorHAnsi"/>
        </w:rPr>
      </w:pPr>
    </w:p>
    <w:p w14:paraId="02A456BB" w14:textId="77777777" w:rsidR="00E02046" w:rsidRPr="006630F3" w:rsidRDefault="00E02046" w:rsidP="006442C1">
      <w:pPr>
        <w:rPr>
          <w:rFonts w:asciiTheme="minorHAnsi" w:hAnsiTheme="minorHAnsi" w:cstheme="minorHAnsi"/>
        </w:rPr>
      </w:pPr>
    </w:p>
    <w:p w14:paraId="75A001D2" w14:textId="77777777" w:rsidR="00E02046" w:rsidRPr="006630F3" w:rsidRDefault="00E02046" w:rsidP="006442C1">
      <w:pPr>
        <w:rPr>
          <w:rFonts w:asciiTheme="minorHAnsi" w:hAnsiTheme="minorHAnsi" w:cstheme="minorHAnsi"/>
        </w:rPr>
      </w:pPr>
      <w:r>
        <w:rPr>
          <w:rFonts w:asciiTheme="minorHAnsi" w:hAnsiTheme="minorHAnsi" w:cstheme="minorHAnsi"/>
        </w:rPr>
        <w:t>Fait à Abidjan, le [</w:t>
      </w:r>
      <w:r>
        <w:rPr>
          <w:rFonts w:asciiTheme="minorHAnsi" w:hAnsiTheme="minorHAnsi" w:cstheme="minorHAnsi"/>
          <w:color w:val="FF0000"/>
        </w:rPr>
        <w:t>à compléter</w:t>
      </w:r>
      <w:r>
        <w:rPr>
          <w:rFonts w:asciiTheme="minorHAnsi" w:hAnsiTheme="minorHAnsi" w:cstheme="minorHAnsi"/>
        </w:rPr>
        <w:t>]</w:t>
      </w:r>
    </w:p>
    <w:p w14:paraId="1672D6D8" w14:textId="554B943E" w:rsidR="00E02046" w:rsidRPr="006630F3" w:rsidRDefault="00E02046" w:rsidP="006442C1">
      <w:pPr>
        <w:rPr>
          <w:rFonts w:asciiTheme="minorHAnsi" w:hAnsiTheme="minorHAnsi" w:cstheme="minorHAnsi"/>
        </w:rPr>
      </w:pPr>
    </w:p>
    <w:p w14:paraId="4EA8E91F" w14:textId="6D30C141" w:rsidR="00E02046" w:rsidRPr="006630F3" w:rsidRDefault="00E02046" w:rsidP="006442C1">
      <w:pPr>
        <w:rPr>
          <w:rFonts w:asciiTheme="minorHAnsi" w:hAnsiTheme="minorHAnsi" w:cstheme="minorHAnsi"/>
        </w:rPr>
      </w:pPr>
    </w:p>
    <w:p w14:paraId="41041D22" w14:textId="77777777" w:rsidR="00E02046" w:rsidRPr="006630F3" w:rsidRDefault="00E02046" w:rsidP="006442C1">
      <w:pPr>
        <w:rPr>
          <w:rFonts w:asciiTheme="minorHAnsi" w:hAnsiTheme="minorHAnsi" w:cstheme="minorHAnsi"/>
        </w:rPr>
      </w:pPr>
    </w:p>
    <w:p w14:paraId="55DE7725" w14:textId="77777777" w:rsidR="00E02046" w:rsidRPr="006630F3" w:rsidRDefault="00E02046" w:rsidP="006442C1">
      <w:pPr>
        <w:rPr>
          <w:rFonts w:asciiTheme="minorHAnsi" w:hAnsiTheme="minorHAnsi" w:cstheme="minorHAnsi"/>
        </w:rPr>
      </w:pPr>
    </w:p>
    <w:p w14:paraId="528D9F75" w14:textId="77777777" w:rsidR="00E02046" w:rsidRPr="006630F3" w:rsidRDefault="00E02046" w:rsidP="006442C1">
      <w:pPr>
        <w:rPr>
          <w:rFonts w:asciiTheme="minorHAnsi" w:hAnsiTheme="minorHAnsi" w:cstheme="minorHAnsi"/>
        </w:rPr>
      </w:pPr>
      <w:bookmarkStart w:id="1" w:name="_Hlk110789019"/>
    </w:p>
    <w:p w14:paraId="1E2B1D41" w14:textId="77777777" w:rsidR="00E02046" w:rsidRPr="006630F3" w:rsidRDefault="00E02046" w:rsidP="006442C1">
      <w:pPr>
        <w:rPr>
          <w:rFonts w:asciiTheme="minorHAnsi" w:hAnsiTheme="minorHAnsi" w:cstheme="minorHAnsi"/>
          <w:sz w:val="20"/>
          <w:szCs w:val="20"/>
        </w:rPr>
      </w:pPr>
      <w:r>
        <w:rPr>
          <w:rFonts w:asciiTheme="minorHAnsi" w:hAnsiTheme="minorHAnsi" w:cstheme="minorHAnsi"/>
        </w:rPr>
        <w:t>______________________</w:t>
        <w:tab/>
        <w:tab/>
        <w:tab/>
        <w:tab/>
        <w:tab/>
      </w:r>
      <w:r>
        <w:rPr>
          <w:rFonts w:asciiTheme="minorHAnsi" w:hAnsiTheme="minorHAnsi" w:cstheme="minorHAnsi"/>
          <w:sz w:val="20"/>
          <w:szCs w:val="20"/>
        </w:rPr>
        <w:t>___________________________</w:t>
      </w:r>
    </w:p>
    <w:p w14:paraId="770E009B" w14:textId="77777777" w:rsidR="00E02046" w:rsidRPr="006630F3" w:rsidRDefault="00E02046" w:rsidP="006442C1">
      <w:pPr>
        <w:ind w:firstLine="708"/>
        <w:rPr>
          <w:rFonts w:asciiTheme="minorHAnsi" w:hAnsiTheme="minorHAnsi" w:cstheme="minorHAnsi"/>
          <w:sz w:val="18"/>
          <w:szCs w:val="18"/>
        </w:rPr>
      </w:pPr>
      <w:r>
        <w:rPr>
          <w:rFonts w:asciiTheme="minorHAnsi" w:hAnsiTheme="minorHAnsi" w:cstheme="minorHAnsi"/>
          <w:b/>
          <w:sz w:val="18"/>
          <w:szCs w:val="18"/>
        </w:rPr>
        <w:t xml:space="preserve">L’Employeur </w:t>
        <w:tab/>
        <w:tab/>
        <w:tab/>
        <w:tab/>
        <w:tab/>
        <w:tab/>
        <w:tab/>
        <w:t xml:space="preserve">   L’Employé </w:t>
        <w:tab/>
        <w:tab/>
        <w:t xml:space="preserve">     </w:t>
      </w:r>
      <w:r>
        <w:rPr>
          <w:rFonts w:asciiTheme="minorHAnsi" w:hAnsiTheme="minorHAnsi" w:cstheme="minorHAnsi"/>
          <w:sz w:val="18"/>
          <w:szCs w:val="18"/>
        </w:rPr>
        <w:t xml:space="preserve"> </w:t>
      </w:r>
    </w:p>
    <w:p w14:paraId="6F3A2AC6" w14:textId="77777777" w:rsidR="00E02046" w:rsidRPr="006630F3" w:rsidRDefault="00E02046" w:rsidP="006442C1">
      <w:pPr>
        <w:ind w:left="708"/>
        <w:rPr>
          <w:rFonts w:asciiTheme="minorHAnsi" w:hAnsiTheme="minorHAnsi" w:cstheme="minorHAnsi"/>
          <w:b/>
          <w:sz w:val="18"/>
          <w:szCs w:val="18"/>
        </w:rPr>
      </w:pPr>
      <w:r>
        <w:rPr>
          <w:rFonts w:asciiTheme="minorHAnsi" w:hAnsiTheme="minorHAnsi" w:cstheme="minorHAnsi"/>
          <w:sz w:val="18"/>
          <w:szCs w:val="18"/>
        </w:rPr>
        <w:t xml:space="preserve">    AT225        </w:t>
      </w:r>
      <w:r>
        <w:rPr>
          <w:rFonts w:asciiTheme="minorHAnsi" w:hAnsiTheme="minorHAnsi" w:cstheme="minorHAnsi"/>
          <w:b/>
          <w:sz w:val="18"/>
          <w:szCs w:val="18"/>
        </w:rPr>
        <w:tab/>
        <w:tab/>
        <w:tab/>
        <w:tab/>
        <w:tab/>
        <w:t xml:space="preserve"> </w:t>
        <w:tab/>
      </w:r>
      <w:r>
        <w:rPr>
          <w:rFonts w:asciiTheme="minorHAnsi" w:hAnsiTheme="minorHAnsi" w:cstheme="minorHAnsi"/>
          <w:i/>
          <w:sz w:val="18"/>
          <w:szCs w:val="18"/>
        </w:rPr>
        <w:t>« Signature précédée de la mention</w:t>
      </w:r>
    </w:p>
    <w:p w14:paraId="2587E07F" w14:textId="3D8002E7" w:rsidR="00E02046" w:rsidRDefault="00E02046" w:rsidP="006442C1">
      <w:pPr>
        <w:ind w:left="5664"/>
        <w:rPr>
          <w:rFonts w:asciiTheme="minorHAnsi" w:hAnsiTheme="minorHAnsi" w:cstheme="minorHAnsi"/>
          <w:sz w:val="20"/>
          <w:szCs w:val="20"/>
        </w:rPr>
      </w:pPr>
      <w:r>
        <w:rPr>
          <w:rFonts w:asciiTheme="minorHAnsi" w:hAnsiTheme="minorHAnsi" w:cstheme="minorHAnsi"/>
          <w:i/>
          <w:sz w:val="18"/>
          <w:szCs w:val="18"/>
        </w:rPr>
        <w:t>manuscrite « lu et approuvé »</w:t>
      </w:r>
      <w:bookmarkEnd w:id="1"/>
      <w:r>
        <w:rPr>
          <w:rFonts w:asciiTheme="minorHAnsi" w:hAnsiTheme="minorHAnsi" w:cstheme="minorHAnsi"/>
          <w:i/>
          <w:sz w:val="18"/>
          <w:szCs w:val="18"/>
        </w:rPr>
        <w:t>a</w:t>
      </w:r>
    </w:p>
    <w:p w14:paraId="68BC37A2" w14:textId="77777777" w:rsidR="00E02046" w:rsidRDefault="00E02046" w:rsidP="006442C1">
      <w:pPr>
        <w:rPr>
          <w:rFonts w:asciiTheme="minorHAnsi" w:hAnsiTheme="minorHAnsi" w:cstheme="minorHAnsi"/>
          <w:sz w:val="20"/>
          <w:szCs w:val="20"/>
        </w:rPr>
      </w:pPr>
    </w:p>
    <w:p w14:paraId="46F5E9A4" w14:textId="77777777" w:rsidR="00E02046" w:rsidRDefault="00E02046" w:rsidP="006442C1">
      <w:pPr>
        <w:rPr>
          <w:rFonts w:asciiTheme="minorHAnsi" w:hAnsiTheme="minorHAnsi" w:cstheme="minorHAnsi"/>
          <w:sz w:val="20"/>
          <w:szCs w:val="20"/>
        </w:rPr>
      </w:pPr>
    </w:p>
    <w:p w14:paraId="631102FB" w14:textId="77777777" w:rsidR="00E02046" w:rsidRDefault="00E02046" w:rsidP="006442C1">
      <w:pPr>
        <w:rPr>
          <w:rFonts w:asciiTheme="minorHAnsi" w:hAnsiTheme="minorHAnsi" w:cstheme="minorHAnsi"/>
          <w:sz w:val="20"/>
          <w:szCs w:val="20"/>
        </w:rPr>
      </w:pPr>
    </w:p>
    <w:p w14:paraId="1EAC3F30" w14:textId="77777777" w:rsidR="00E02046" w:rsidRDefault="00E02046" w:rsidP="006442C1">
      <w:pPr>
        <w:rPr>
          <w:rFonts w:asciiTheme="minorHAnsi" w:hAnsiTheme="minorHAnsi" w:cstheme="minorHAnsi"/>
          <w:sz w:val="20"/>
          <w:szCs w:val="20"/>
        </w:rPr>
      </w:pPr>
    </w:p>
    <w:p w14:paraId="5100CC69" w14:textId="77777777" w:rsidR="00E02046" w:rsidRDefault="00E02046" w:rsidP="006442C1">
      <w:pPr>
        <w:rPr>
          <w:rFonts w:asciiTheme="minorHAnsi" w:hAnsiTheme="minorHAnsi" w:cstheme="minorHAnsi"/>
          <w:sz w:val="20"/>
          <w:szCs w:val="20"/>
        </w:rPr>
      </w:pPr>
    </w:p>
    <w:p w14:paraId="16EF9EB8" w14:textId="26AEA5EC" w:rsidR="00843958" w:rsidRPr="00AF0232" w:rsidRDefault="00843958" w:rsidP="006442C1">
      <w:pPr>
        <w:pStyle w:val="Default"/>
        <w:jc w:val="center"/>
        <w:rPr>
          <w:rFonts w:asciiTheme="minorHAnsi" w:hAnsiTheme="minorHAnsi" w:cstheme="minorHAnsi"/>
          <w:i/>
          <w:sz w:val="18"/>
          <w:szCs w:val="18"/>
        </w:rPr>
      </w:pPr>
    </w:p>
    <w:sectPr w:rsidR="00843958" w:rsidRPr="00AF0232" w:rsidSect="002E56C8">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A5D0" w14:textId="77777777" w:rsidR="00002C2C" w:rsidRDefault="00002C2C" w:rsidP="0051315A">
      <w:r>
        <w:separator/>
      </w:r>
    </w:p>
  </w:endnote>
  <w:endnote w:type="continuationSeparator" w:id="0">
    <w:p w14:paraId="79CEFC42" w14:textId="77777777" w:rsidR="00002C2C" w:rsidRDefault="00002C2C"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0DBA4670" w:rsidR="008E11E2" w:rsidRPr="006750A9" w:rsidRDefault="006750A9" w:rsidP="006750A9">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FBE1" w14:textId="77777777" w:rsidR="00002C2C" w:rsidRDefault="00002C2C" w:rsidP="0051315A">
      <w:r>
        <w:separator/>
      </w:r>
    </w:p>
  </w:footnote>
  <w:footnote w:type="continuationSeparator" w:id="0">
    <w:p w14:paraId="4B3F5091" w14:textId="77777777" w:rsidR="00002C2C" w:rsidRDefault="00002C2C"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01D66A2" w:rsidR="009A0718" w:rsidRDefault="0040694C">
        <w:pPr>
          <w:pStyle w:val="En-tte"/>
          <w:jc w:val="center"/>
        </w:pPr>
        <w:r>
          <w:rPr>
            <w:noProof/>
            <w:lang w:val="en-US" w:eastAsia="en-US"/>
          </w:rPr>
          <w:drawing>
            <wp:anchor distT="0" distB="0" distL="114300" distR="114300" simplePos="0" relativeHeight="251659264" behindDoc="0" locked="0" layoutInCell="1" allowOverlap="1" wp14:anchorId="487C95D6" wp14:editId="53058D0F">
              <wp:simplePos x="0" y="0"/>
              <wp:positionH relativeFrom="margin">
                <wp:posOffset>5073650</wp:posOffset>
              </wp:positionH>
              <wp:positionV relativeFrom="paragraph">
                <wp:posOffset>-165100</wp:posOffset>
              </wp:positionV>
              <wp:extent cx="1227473" cy="531336"/>
              <wp:effectExtent l="0" t="0" r="0" b="2540"/>
              <wp:wrapNone/>
              <wp:docPr id="435377439"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C92C56">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1824929">
    <w:abstractNumId w:val="11"/>
  </w:num>
  <w:num w:numId="2" w16cid:durableId="655456349">
    <w:abstractNumId w:val="5"/>
  </w:num>
  <w:num w:numId="3" w16cid:durableId="506333017">
    <w:abstractNumId w:val="12"/>
  </w:num>
  <w:num w:numId="4" w16cid:durableId="836848873">
    <w:abstractNumId w:val="9"/>
  </w:num>
  <w:num w:numId="5" w16cid:durableId="1054621028">
    <w:abstractNumId w:val="0"/>
  </w:num>
  <w:num w:numId="6" w16cid:durableId="352148137">
    <w:abstractNumId w:val="10"/>
  </w:num>
  <w:num w:numId="7" w16cid:durableId="795833979">
    <w:abstractNumId w:val="7"/>
  </w:num>
  <w:num w:numId="8" w16cid:durableId="193420095">
    <w:abstractNumId w:val="4"/>
  </w:num>
  <w:num w:numId="9" w16cid:durableId="1481919095">
    <w:abstractNumId w:val="8"/>
  </w:num>
  <w:num w:numId="10" w16cid:durableId="468015893">
    <w:abstractNumId w:val="6"/>
  </w:num>
  <w:num w:numId="11" w16cid:durableId="1239246203">
    <w:abstractNumId w:val="3"/>
  </w:num>
  <w:num w:numId="12" w16cid:durableId="548683970">
    <w:abstractNumId w:val="1"/>
  </w:num>
  <w:num w:numId="13" w16cid:durableId="387925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2C2C"/>
    <w:rsid w:val="00012F36"/>
    <w:rsid w:val="000134AD"/>
    <w:rsid w:val="00020BA5"/>
    <w:rsid w:val="00024AF2"/>
    <w:rsid w:val="000327A8"/>
    <w:rsid w:val="00034885"/>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7E2D"/>
    <w:rsid w:val="001B62F1"/>
    <w:rsid w:val="001B701F"/>
    <w:rsid w:val="001C46D2"/>
    <w:rsid w:val="001D60C4"/>
    <w:rsid w:val="001E279B"/>
    <w:rsid w:val="001E36CF"/>
    <w:rsid w:val="001E7BD2"/>
    <w:rsid w:val="002028FE"/>
    <w:rsid w:val="002138C8"/>
    <w:rsid w:val="00214129"/>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6C8"/>
    <w:rsid w:val="00300E29"/>
    <w:rsid w:val="00300E5B"/>
    <w:rsid w:val="003101AA"/>
    <w:rsid w:val="00311572"/>
    <w:rsid w:val="00317226"/>
    <w:rsid w:val="00320B90"/>
    <w:rsid w:val="00330D6A"/>
    <w:rsid w:val="00332B55"/>
    <w:rsid w:val="00335F46"/>
    <w:rsid w:val="00336E5D"/>
    <w:rsid w:val="0034169C"/>
    <w:rsid w:val="00346C4E"/>
    <w:rsid w:val="00353671"/>
    <w:rsid w:val="00367F77"/>
    <w:rsid w:val="0037477B"/>
    <w:rsid w:val="00375958"/>
    <w:rsid w:val="00390167"/>
    <w:rsid w:val="003949C3"/>
    <w:rsid w:val="00395767"/>
    <w:rsid w:val="003A5988"/>
    <w:rsid w:val="003C16E0"/>
    <w:rsid w:val="003C2E4E"/>
    <w:rsid w:val="003C41F7"/>
    <w:rsid w:val="003D12C9"/>
    <w:rsid w:val="003D5D19"/>
    <w:rsid w:val="003E4889"/>
    <w:rsid w:val="003F5C36"/>
    <w:rsid w:val="003F7CCA"/>
    <w:rsid w:val="00400AAC"/>
    <w:rsid w:val="0040694C"/>
    <w:rsid w:val="00412451"/>
    <w:rsid w:val="00412BE3"/>
    <w:rsid w:val="00421F4F"/>
    <w:rsid w:val="00423C54"/>
    <w:rsid w:val="004261E2"/>
    <w:rsid w:val="00427D15"/>
    <w:rsid w:val="004357C3"/>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32429"/>
    <w:rsid w:val="005412DE"/>
    <w:rsid w:val="00541AEC"/>
    <w:rsid w:val="005435C3"/>
    <w:rsid w:val="0054421C"/>
    <w:rsid w:val="0055165D"/>
    <w:rsid w:val="00557747"/>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E5C8D"/>
    <w:rsid w:val="005F7ABA"/>
    <w:rsid w:val="00605047"/>
    <w:rsid w:val="00607868"/>
    <w:rsid w:val="00625D9A"/>
    <w:rsid w:val="006372F8"/>
    <w:rsid w:val="006442C1"/>
    <w:rsid w:val="006572CC"/>
    <w:rsid w:val="006610B6"/>
    <w:rsid w:val="00661DFC"/>
    <w:rsid w:val="006630F3"/>
    <w:rsid w:val="006710C3"/>
    <w:rsid w:val="006750A9"/>
    <w:rsid w:val="006876CE"/>
    <w:rsid w:val="00690354"/>
    <w:rsid w:val="00690EE5"/>
    <w:rsid w:val="006A69E3"/>
    <w:rsid w:val="006B1C62"/>
    <w:rsid w:val="006B44BD"/>
    <w:rsid w:val="006B4ECD"/>
    <w:rsid w:val="006C0085"/>
    <w:rsid w:val="006D09E2"/>
    <w:rsid w:val="006E2ECA"/>
    <w:rsid w:val="006E477A"/>
    <w:rsid w:val="006F4E5E"/>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706E"/>
    <w:rsid w:val="007D146F"/>
    <w:rsid w:val="007D3FF9"/>
    <w:rsid w:val="007E7516"/>
    <w:rsid w:val="007F426B"/>
    <w:rsid w:val="00800F71"/>
    <w:rsid w:val="0081589B"/>
    <w:rsid w:val="00817E02"/>
    <w:rsid w:val="0082234C"/>
    <w:rsid w:val="008229E6"/>
    <w:rsid w:val="00823296"/>
    <w:rsid w:val="00827560"/>
    <w:rsid w:val="008429B0"/>
    <w:rsid w:val="00843958"/>
    <w:rsid w:val="00874463"/>
    <w:rsid w:val="00880830"/>
    <w:rsid w:val="0088181B"/>
    <w:rsid w:val="00881D24"/>
    <w:rsid w:val="00882DDA"/>
    <w:rsid w:val="0089348E"/>
    <w:rsid w:val="008963EA"/>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15190"/>
    <w:rsid w:val="00A166BA"/>
    <w:rsid w:val="00A209B8"/>
    <w:rsid w:val="00A25DAF"/>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A0792"/>
    <w:rsid w:val="00AA27DD"/>
    <w:rsid w:val="00AA5D8F"/>
    <w:rsid w:val="00AC1F29"/>
    <w:rsid w:val="00AC24E7"/>
    <w:rsid w:val="00AD7ADE"/>
    <w:rsid w:val="00AD7CBA"/>
    <w:rsid w:val="00AE0B5E"/>
    <w:rsid w:val="00AE51AF"/>
    <w:rsid w:val="00AF0232"/>
    <w:rsid w:val="00B030CC"/>
    <w:rsid w:val="00B05B2A"/>
    <w:rsid w:val="00B07974"/>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85533"/>
    <w:rsid w:val="00B9548B"/>
    <w:rsid w:val="00BA144E"/>
    <w:rsid w:val="00BA7247"/>
    <w:rsid w:val="00BB224E"/>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92C56"/>
    <w:rsid w:val="00CE1834"/>
    <w:rsid w:val="00CF1B2C"/>
    <w:rsid w:val="00CF516F"/>
    <w:rsid w:val="00D0433B"/>
    <w:rsid w:val="00D06F5A"/>
    <w:rsid w:val="00D11452"/>
    <w:rsid w:val="00D12A4C"/>
    <w:rsid w:val="00D1336F"/>
    <w:rsid w:val="00D3584B"/>
    <w:rsid w:val="00D47991"/>
    <w:rsid w:val="00D50C61"/>
    <w:rsid w:val="00D521F4"/>
    <w:rsid w:val="00D528E4"/>
    <w:rsid w:val="00D53F61"/>
    <w:rsid w:val="00D5715A"/>
    <w:rsid w:val="00D61E47"/>
    <w:rsid w:val="00D624BB"/>
    <w:rsid w:val="00D629B4"/>
    <w:rsid w:val="00D652CC"/>
    <w:rsid w:val="00D759BF"/>
    <w:rsid w:val="00D970C5"/>
    <w:rsid w:val="00DA7D1E"/>
    <w:rsid w:val="00DB1E04"/>
    <w:rsid w:val="00DB6E74"/>
    <w:rsid w:val="00DC515F"/>
    <w:rsid w:val="00DC693D"/>
    <w:rsid w:val="00DC7A3D"/>
    <w:rsid w:val="00DD77AC"/>
    <w:rsid w:val="00DE1170"/>
    <w:rsid w:val="00DF03DF"/>
    <w:rsid w:val="00DF3EEA"/>
    <w:rsid w:val="00DF432E"/>
    <w:rsid w:val="00E02046"/>
    <w:rsid w:val="00E02AED"/>
    <w:rsid w:val="00E32AE1"/>
    <w:rsid w:val="00E344D0"/>
    <w:rsid w:val="00E543CD"/>
    <w:rsid w:val="00E576AA"/>
    <w:rsid w:val="00E659B5"/>
    <w:rsid w:val="00E8238C"/>
    <w:rsid w:val="00EA0BF6"/>
    <w:rsid w:val="00EA555A"/>
    <w:rsid w:val="00EB0A51"/>
    <w:rsid w:val="00EB67AF"/>
    <w:rsid w:val="00EC2D39"/>
    <w:rsid w:val="00EC6EF8"/>
    <w:rsid w:val="00EE151D"/>
    <w:rsid w:val="00EE3FCE"/>
    <w:rsid w:val="00F02914"/>
    <w:rsid w:val="00F0689F"/>
    <w:rsid w:val="00F1341C"/>
    <w:rsid w:val="00F158CF"/>
    <w:rsid w:val="00F26B69"/>
    <w:rsid w:val="00F30578"/>
    <w:rsid w:val="00F34F18"/>
    <w:rsid w:val="00F51C41"/>
    <w:rsid w:val="00F57BA1"/>
    <w:rsid w:val="00F60732"/>
    <w:rsid w:val="00F66725"/>
    <w:rsid w:val="00F71B24"/>
    <w:rsid w:val="00F83353"/>
    <w:rsid w:val="00F837BD"/>
    <w:rsid w:val="00F83C49"/>
    <w:rsid w:val="00F83D98"/>
    <w:rsid w:val="00F86723"/>
    <w:rsid w:val="00F901F8"/>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D11452"/>
    <w:pPr>
      <w:spacing w:before="100" w:beforeAutospacing="1" w:after="100" w:afterAutospacing="1"/>
    </w:pPr>
    <w:rPr>
      <w:lang w:val="en-US" w:eastAsia="en-US"/>
    </w:rPr>
  </w:style>
  <w:style w:type="character" w:customStyle="1" w:styleId="citation-202">
    <w:name w:val="citation-202"/>
    <w:basedOn w:val="Policepardfaut"/>
    <w:rsid w:val="00D11452"/>
  </w:style>
  <w:style w:type="character" w:customStyle="1" w:styleId="citation-201">
    <w:name w:val="citation-201"/>
    <w:basedOn w:val="Policepardfaut"/>
    <w:rsid w:val="00D11452"/>
  </w:style>
  <w:style w:type="character" w:customStyle="1" w:styleId="citation-200">
    <w:name w:val="citation-200"/>
    <w:basedOn w:val="Policepardfaut"/>
    <w:rsid w:val="00D11452"/>
  </w:style>
  <w:style w:type="character" w:customStyle="1" w:styleId="citation-199">
    <w:name w:val="citation-199"/>
    <w:basedOn w:val="Policepardfaut"/>
    <w:rsid w:val="00D11452"/>
  </w:style>
  <w:style w:type="character" w:customStyle="1" w:styleId="citation-198">
    <w:name w:val="citation-198"/>
    <w:basedOn w:val="Policepardfaut"/>
    <w:rsid w:val="00D11452"/>
  </w:style>
  <w:style w:type="character" w:customStyle="1" w:styleId="citation-66">
    <w:name w:val="citation-66"/>
    <w:basedOn w:val="Policepardfaut"/>
    <w:rsid w:val="00D11452"/>
  </w:style>
  <w:style w:type="character" w:customStyle="1" w:styleId="citation-65">
    <w:name w:val="citation-65"/>
    <w:basedOn w:val="Policepardfaut"/>
    <w:rsid w:val="00D11452"/>
  </w:style>
  <w:style w:type="character" w:customStyle="1" w:styleId="citation-143">
    <w:name w:val="citation-143"/>
    <w:basedOn w:val="Policepardfaut"/>
    <w:rsid w:val="007F426B"/>
  </w:style>
  <w:style w:type="character" w:customStyle="1" w:styleId="citation-145">
    <w:name w:val="citation-145"/>
    <w:basedOn w:val="Policepardfaut"/>
    <w:rsid w:val="007F426B"/>
  </w:style>
  <w:style w:type="character" w:customStyle="1" w:styleId="citation-304">
    <w:name w:val="citation-304"/>
    <w:basedOn w:val="Policepardfaut"/>
    <w:rsid w:val="00320B90"/>
  </w:style>
  <w:style w:type="character" w:customStyle="1" w:styleId="citation-303">
    <w:name w:val="citation-303"/>
    <w:basedOn w:val="Policepardfaut"/>
    <w:rsid w:val="00320B90"/>
  </w:style>
  <w:style w:type="character" w:customStyle="1" w:styleId="citation-305">
    <w:name w:val="citation-305"/>
    <w:basedOn w:val="Policepardfaut"/>
    <w:rsid w:val="0032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736">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EE3E4-0663-43D5-BD2B-E471FE2D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2652</Words>
  <Characters>14586</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21</cp:revision>
  <cp:lastPrinted>2023-02-01T10:41:00Z</cp:lastPrinted>
  <dcterms:created xsi:type="dcterms:W3CDTF">2023-02-01T10:51:00Z</dcterms:created>
  <dcterms:modified xsi:type="dcterms:W3CDTF">2026-03-17T09:11:00Z</dcterms:modified>
</cp:coreProperties>
</file>