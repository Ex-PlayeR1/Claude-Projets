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8C92" w14:textId="26BE12B0" w:rsidR="00E14A14" w:rsidRDefault="00FD016D"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8240" behindDoc="0" locked="0" layoutInCell="1" allowOverlap="1" wp14:anchorId="6130F3D5" wp14:editId="6981A5BA">
            <wp:simplePos x="0" y="0"/>
            <wp:positionH relativeFrom="margin">
              <wp:posOffset>-428625</wp:posOffset>
            </wp:positionH>
            <wp:positionV relativeFrom="paragraph">
              <wp:posOffset>-490220</wp:posOffset>
            </wp:positionV>
            <wp:extent cx="2409825" cy="1043142"/>
            <wp:effectExtent l="0" t="0" r="0" b="508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1043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1CBC9" w14:textId="35D425E2" w:rsidR="000C6034" w:rsidRPr="000D5F3E" w:rsidRDefault="000C6034" w:rsidP="000C6034">
      <w:pPr>
        <w:pStyle w:val="Default"/>
        <w:jc w:val="center"/>
        <w:rPr>
          <w:rFonts w:asciiTheme="minorHAnsi" w:hAnsiTheme="minorHAnsi" w:cstheme="minorHAnsi"/>
          <w:b/>
          <w:bCs/>
          <w:color w:val="auto"/>
          <w:sz w:val="32"/>
          <w:szCs w:val="32"/>
          <w:u w:val="single"/>
        </w:rPr>
      </w:pPr>
    </w:p>
    <w:p w14:paraId="3113B9A8" w14:textId="77777777" w:rsidR="000C6034" w:rsidRPr="000D5F3E"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Pr="000D5F3E"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0D5F3E" w:rsidRDefault="000C6034" w:rsidP="000C603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DE PRESTATION DE SERVICE</w:t>
      </w:r>
    </w:p>
    <w:p w14:paraId="5CAF37C3" w14:textId="77777777" w:rsidR="000C6034" w:rsidRPr="000D5F3E" w:rsidRDefault="000C6034" w:rsidP="000C6034">
      <w:pPr>
        <w:pStyle w:val="Default"/>
        <w:jc w:val="center"/>
        <w:rPr>
          <w:rFonts w:asciiTheme="minorHAnsi" w:hAnsiTheme="minorHAnsi" w:cstheme="minorHAnsi"/>
          <w:color w:val="auto"/>
        </w:rPr>
      </w:pPr>
    </w:p>
    <w:p w14:paraId="48FB1E2A" w14:textId="77777777" w:rsidR="000C6034" w:rsidRPr="000D5F3E" w:rsidRDefault="000C6034" w:rsidP="000C6034">
      <w:pPr>
        <w:pStyle w:val="Default"/>
        <w:jc w:val="center"/>
        <w:rPr>
          <w:rFonts w:asciiTheme="minorHAnsi" w:hAnsiTheme="minorHAnsi" w:cstheme="minorHAnsi"/>
          <w:color w:val="auto"/>
        </w:rPr>
      </w:pPr>
      <w:r>
        <w:rPr>
          <w:rFonts w:asciiTheme="minorHAnsi" w:hAnsiTheme="minorHAnsi" w:cstheme="minorHAnsi"/>
          <w:color w:val="auto"/>
        </w:rPr>
        <w:t>_______________________</w:t>
      </w:r>
    </w:p>
    <w:p w14:paraId="64C1016E" w14:textId="77777777" w:rsidR="000C6034" w:rsidRPr="000D5F3E" w:rsidRDefault="000C6034" w:rsidP="000C6034">
      <w:pPr>
        <w:pStyle w:val="Default"/>
        <w:jc w:val="both"/>
        <w:rPr>
          <w:rFonts w:asciiTheme="minorHAnsi" w:hAnsiTheme="minorHAnsi" w:cstheme="minorHAnsi"/>
          <w:color w:val="auto"/>
        </w:rPr>
      </w:pPr>
    </w:p>
    <w:p w14:paraId="5B60C070" w14:textId="77777777" w:rsidR="000C6034" w:rsidRPr="000D5F3E" w:rsidRDefault="000C6034" w:rsidP="000C6034">
      <w:pPr>
        <w:pStyle w:val="Default"/>
        <w:jc w:val="both"/>
        <w:rPr>
          <w:rFonts w:asciiTheme="minorHAnsi" w:hAnsiTheme="minorHAnsi" w:cstheme="minorHAnsi"/>
          <w:color w:val="auto"/>
        </w:rPr>
      </w:pPr>
    </w:p>
    <w:p w14:paraId="29C35C9C" w14:textId="77777777" w:rsidR="000C6034" w:rsidRPr="000D5F3E" w:rsidRDefault="000C6034" w:rsidP="000C6034">
      <w:pPr>
        <w:pStyle w:val="Default"/>
        <w:jc w:val="both"/>
        <w:rPr>
          <w:rFonts w:asciiTheme="minorHAnsi" w:hAnsiTheme="minorHAnsi" w:cstheme="minorHAnsi"/>
          <w:color w:val="auto"/>
        </w:rPr>
      </w:pPr>
    </w:p>
    <w:p w14:paraId="46C490EE"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b/>
          <w:color w:val="auto"/>
          <w:u w:val="single"/>
        </w:rPr>
        <w:t>Entre les soussignées</w:t>
      </w:r>
      <w:r>
        <w:rPr>
          <w:rFonts w:asciiTheme="minorHAnsi" w:hAnsiTheme="minorHAnsi" w:cstheme="minorHAnsi"/>
          <w:color w:val="auto"/>
        </w:rPr>
        <w:t> :</w:t>
      </w:r>
    </w:p>
    <w:p w14:paraId="7DF8E681" w14:textId="77777777" w:rsidR="000C6034" w:rsidRPr="000D5F3E" w:rsidRDefault="000C6034" w:rsidP="000C6034">
      <w:pPr>
        <w:pStyle w:val="Default"/>
        <w:jc w:val="both"/>
        <w:rPr>
          <w:rFonts w:asciiTheme="minorHAnsi" w:hAnsiTheme="minorHAnsi" w:cstheme="minorHAnsi"/>
          <w:color w:val="auto"/>
        </w:rPr>
      </w:pPr>
    </w:p>
    <w:p w14:paraId="2FB84DEB" w14:textId="77777777" w:rsidR="00E14A14" w:rsidRPr="00D50C61" w:rsidRDefault="00E14A14" w:rsidP="00E14A14">
      <w:pPr>
        <w:pStyle w:val="Default"/>
        <w:jc w:val="both"/>
        <w:rPr>
          <w:rFonts w:asciiTheme="minorHAnsi" w:hAnsiTheme="minorHAnsi" w:cstheme="minorHAnsi"/>
          <w:bCs/>
          <w:color w:val="auto"/>
          <w:lang w:val="fr-FR"/>
        </w:rPr>
      </w:pPr>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4C91FDD9" w14:textId="77777777" w:rsidR="00E14A14" w:rsidRDefault="00E14A14" w:rsidP="00E14A14">
      <w:pPr>
        <w:pStyle w:val="Default"/>
        <w:jc w:val="both"/>
        <w:rPr>
          <w:rFonts w:asciiTheme="minorHAnsi" w:hAnsiTheme="minorHAnsi" w:cstheme="minorHAnsi"/>
          <w:color w:val="auto"/>
          <w:lang w:val="fr-FR"/>
        </w:rPr>
      </w:pPr>
    </w:p>
    <w:p w14:paraId="17C440A1" w14:textId="77777777" w:rsidR="00E14A14" w:rsidRPr="00125AB8"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Représentée par M. PAUL Erwan en sa qualité de Directeur.</w:t>
      </w:r>
    </w:p>
    <w:p w14:paraId="5EF02F50"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3F53ED33"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Pr>
          <w:rFonts w:asciiTheme="minorHAnsi" w:hAnsiTheme="minorHAnsi" w:cstheme="minorHAnsi"/>
          <w:b/>
          <w:color w:val="auto"/>
        </w:rPr>
        <w:t>AT225</w:t>
      </w:r>
    </w:p>
    <w:p w14:paraId="5AFD7214"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480E5217" w14:textId="77777777" w:rsidR="000C6034" w:rsidRPr="000D5F3E"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d’une part</w:t>
      </w:r>
    </w:p>
    <w:p w14:paraId="68701A9D" w14:textId="77777777" w:rsidR="000C6034" w:rsidRPr="000D5F3E" w:rsidRDefault="000C6034" w:rsidP="000C6034">
      <w:pPr>
        <w:pStyle w:val="Default"/>
        <w:jc w:val="both"/>
        <w:rPr>
          <w:rFonts w:asciiTheme="minorHAnsi" w:hAnsiTheme="minorHAnsi" w:cstheme="minorHAnsi"/>
          <w:color w:val="auto"/>
        </w:rPr>
      </w:pPr>
    </w:p>
    <w:p w14:paraId="2FB9E635" w14:textId="77777777" w:rsidR="000C6034" w:rsidRPr="000D5F3E" w:rsidRDefault="000C6034" w:rsidP="000C6034">
      <w:pPr>
        <w:pStyle w:val="Default"/>
        <w:jc w:val="both"/>
        <w:rPr>
          <w:rFonts w:asciiTheme="minorHAnsi" w:hAnsiTheme="minorHAnsi" w:cstheme="minorHAnsi"/>
          <w:color w:val="auto"/>
        </w:rPr>
      </w:pPr>
    </w:p>
    <w:p w14:paraId="09C14BAF"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Et </w:t>
      </w:r>
    </w:p>
    <w:p w14:paraId="5781368A" w14:textId="77777777" w:rsidR="000C6034" w:rsidRPr="000D5F3E" w:rsidRDefault="000C6034" w:rsidP="000C6034">
      <w:pPr>
        <w:pStyle w:val="Default"/>
        <w:jc w:val="both"/>
        <w:rPr>
          <w:rFonts w:asciiTheme="minorHAnsi" w:hAnsiTheme="minorHAnsi" w:cstheme="minorHAnsi"/>
          <w:color w:val="auto"/>
        </w:rPr>
      </w:pPr>
    </w:p>
    <w:p w14:paraId="04335C84"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La Société [</w:t>
      </w:r>
      <w:r>
        <w:rPr>
          <w:rFonts w:asciiTheme="minorHAnsi" w:hAnsiTheme="minorHAnsi" w:cstheme="minorHAnsi"/>
          <w:color w:val="FF0000"/>
        </w:rPr>
        <w:t>à compléter</w:t>
      </w:r>
      <w:r>
        <w:rPr>
          <w:rFonts w:asciiTheme="minorHAnsi" w:hAnsiTheme="minorHAnsi" w:cstheme="minorHAnsi"/>
          <w:color w:val="auto"/>
        </w:rPr>
        <w:t xml:space="preserve">]  </w:t>
      </w:r>
    </w:p>
    <w:p w14:paraId="4170F8F6" w14:textId="77777777" w:rsidR="00F650DD" w:rsidRPr="00994FB8" w:rsidRDefault="00F650DD" w:rsidP="00F650DD">
      <w:pPr>
        <w:pStyle w:val="Default"/>
        <w:jc w:val="both"/>
        <w:rPr>
          <w:rFonts w:asciiTheme="minorHAnsi" w:hAnsiTheme="minorHAnsi" w:cstheme="minorHAnsi"/>
          <w:color w:val="auto"/>
        </w:rPr>
      </w:pPr>
    </w:p>
    <w:p w14:paraId="260BDA5F" w14:textId="77777777" w:rsidR="00F650DD" w:rsidRPr="00994FB8"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Représentée par M. [</w:t>
      </w:r>
      <w:r>
        <w:rPr>
          <w:rFonts w:asciiTheme="minorHAnsi" w:hAnsiTheme="minorHAnsi" w:cstheme="minorHAnsi"/>
          <w:color w:val="FF0000"/>
        </w:rPr>
        <w:t>à compléter</w:t>
      </w:r>
      <w:r>
        <w:rPr>
          <w:rFonts w:asciiTheme="minorHAnsi" w:hAnsiTheme="minorHAnsi" w:cstheme="minorHAnsi"/>
          <w:color w:val="auto"/>
        </w:rPr>
        <w:t>] en sa qualité de [</w:t>
      </w:r>
      <w:r>
        <w:rPr>
          <w:rFonts w:asciiTheme="minorHAnsi" w:hAnsiTheme="minorHAnsi" w:cstheme="minorHAnsi"/>
          <w:color w:val="FF0000"/>
        </w:rPr>
        <w:t>à compléter</w:t>
      </w:r>
      <w:r>
        <w:rPr>
          <w:rFonts w:asciiTheme="minorHAnsi" w:hAnsiTheme="minorHAnsi" w:cstheme="minorHAnsi"/>
          <w:color w:val="auto"/>
        </w:rPr>
        <w:t>].</w:t>
      </w:r>
    </w:p>
    <w:p w14:paraId="2FC542A8" w14:textId="77777777" w:rsidR="00F650DD" w:rsidRPr="00125AB8" w:rsidRDefault="00F650DD" w:rsidP="00F650DD">
      <w:pPr>
        <w:pStyle w:val="Default"/>
        <w:jc w:val="both"/>
        <w:rPr>
          <w:rFonts w:asciiTheme="minorHAnsi" w:hAnsiTheme="minorHAnsi" w:cstheme="minorHAnsi"/>
          <w:color w:val="auto"/>
        </w:rPr>
      </w:pPr>
    </w:p>
    <w:p w14:paraId="3D9B0032"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Pr>
          <w:rFonts w:asciiTheme="minorHAnsi" w:hAnsiTheme="minorHAnsi" w:cstheme="minorHAnsi"/>
          <w:color w:val="FF0000"/>
        </w:rPr>
        <w:t>à compléter</w:t>
      </w:r>
      <w:r>
        <w:rPr>
          <w:rFonts w:asciiTheme="minorHAnsi" w:hAnsiTheme="minorHAnsi" w:cstheme="minorHAnsi"/>
          <w:b/>
          <w:color w:val="auto"/>
        </w:rPr>
        <w:t xml:space="preserve">] </w:t>
      </w:r>
    </w:p>
    <w:p w14:paraId="4F12908A" w14:textId="77777777" w:rsidR="00F650DD" w:rsidRDefault="00F650DD" w:rsidP="000C6034">
      <w:pPr>
        <w:pStyle w:val="Default"/>
        <w:jc w:val="both"/>
        <w:rPr>
          <w:rFonts w:asciiTheme="minorHAnsi" w:hAnsiTheme="minorHAnsi" w:cstheme="minorHAnsi"/>
          <w:color w:val="auto"/>
        </w:rPr>
      </w:pPr>
    </w:p>
    <w:p w14:paraId="29C51C4C" w14:textId="340F6E98" w:rsidR="000C6034" w:rsidRPr="000D5F3E"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d’autre part</w:t>
      </w:r>
    </w:p>
    <w:p w14:paraId="09DB6196" w14:textId="77777777" w:rsidR="000C6034" w:rsidRPr="000D5F3E" w:rsidRDefault="000C6034" w:rsidP="000C6034">
      <w:pPr>
        <w:pStyle w:val="Default"/>
        <w:jc w:val="both"/>
        <w:rPr>
          <w:rFonts w:asciiTheme="minorHAnsi" w:hAnsiTheme="minorHAnsi" w:cstheme="minorHAnsi"/>
          <w:i/>
          <w:color w:val="auto"/>
        </w:rPr>
      </w:pPr>
    </w:p>
    <w:p w14:paraId="403B6007"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a été convenu et arrêté ce qui suit :</w:t>
      </w:r>
    </w:p>
    <w:p w14:paraId="40DFD0A6" w14:textId="77777777" w:rsidR="000C6034" w:rsidRPr="000D5F3E" w:rsidRDefault="000C6034" w:rsidP="000C6034">
      <w:pPr>
        <w:pStyle w:val="Default"/>
        <w:jc w:val="both"/>
        <w:rPr>
          <w:rFonts w:asciiTheme="minorHAnsi" w:hAnsiTheme="minorHAnsi" w:cstheme="minorHAnsi"/>
          <w:color w:val="auto"/>
        </w:rPr>
      </w:pPr>
    </w:p>
    <w:p w14:paraId="65543D8E" w14:textId="77777777" w:rsidR="000C6034" w:rsidRPr="000D5F3E" w:rsidRDefault="000C6034" w:rsidP="000C6034">
      <w:pPr>
        <w:pStyle w:val="Default"/>
        <w:jc w:val="both"/>
        <w:rPr>
          <w:rFonts w:asciiTheme="minorHAnsi" w:hAnsiTheme="minorHAnsi" w:cstheme="minorHAnsi"/>
          <w:color w:val="auto"/>
        </w:rPr>
      </w:pPr>
    </w:p>
    <w:p w14:paraId="6BCA54D6"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 – OBJET</w:t>
      </w:r>
    </w:p>
    <w:p w14:paraId="4C25974B" w14:textId="77777777" w:rsidR="000C6034" w:rsidRPr="000D5F3E" w:rsidRDefault="000C6034" w:rsidP="000C6034">
      <w:pPr>
        <w:pStyle w:val="Default"/>
        <w:jc w:val="both"/>
        <w:rPr>
          <w:rFonts w:asciiTheme="minorHAnsi" w:hAnsiTheme="minorHAnsi" w:cstheme="minorHAnsi"/>
          <w:color w:val="auto"/>
        </w:rPr>
      </w:pPr>
    </w:p>
    <w:p w14:paraId="3CD3F070" w14:textId="77777777" w:rsidR="006D3E0A"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a pour objet de préciser les conditions de fourniture par AT225, de services suivants au Client : </w:t>
      </w:r>
    </w:p>
    <w:p w14:paraId="32238137" w14:textId="4D085852" w:rsidR="00696260" w:rsidRPr="000D5F3E" w:rsidRDefault="000C6034" w:rsidP="00696260">
      <w:pPr>
        <w:pStyle w:val="Default"/>
        <w:numPr>
          <w:ilvl w:val="0"/>
          <w:numId w:val="12"/>
        </w:numPr>
        <w:jc w:val="both"/>
        <w:rPr>
          <w:rFonts w:asciiTheme="minorHAnsi" w:hAnsiTheme="minorHAnsi" w:cstheme="minorHAnsi"/>
          <w:color w:val="auto"/>
        </w:rPr>
      </w:pPr>
      <w:r>
        <w:rPr>
          <w:rFonts w:asciiTheme="minorHAnsi" w:hAnsiTheme="minorHAnsi" w:cstheme="minorHAnsi"/>
          <w:color w:val="auto"/>
        </w:rPr>
        <w:t xml:space="preserve">de mise à disposition ou placement de personnel qualifié, désigné aux fins des présentes « les intervenants » ;  </w:t>
      </w:r>
    </w:p>
    <w:p w14:paraId="4599EAEB" w14:textId="145A4063" w:rsidR="007C5F3E" w:rsidRPr="000D5F3E" w:rsidRDefault="007C5F3E" w:rsidP="007C5F3E">
      <w:pPr>
        <w:pStyle w:val="Default"/>
        <w:numPr>
          <w:ilvl w:val="0"/>
          <w:numId w:val="12"/>
        </w:numPr>
        <w:jc w:val="both"/>
        <w:rPr>
          <w:rFonts w:asciiTheme="minorHAnsi" w:hAnsiTheme="minorHAnsi" w:cstheme="minorHAnsi"/>
          <w:color w:val="auto"/>
        </w:rPr>
      </w:pPr>
      <w:r>
        <w:rPr>
          <w:rFonts w:asciiTheme="minorHAnsi" w:hAnsiTheme="minorHAnsi" w:cstheme="minorHAnsi"/>
          <w:color w:val="auto"/>
        </w:rPr>
        <w:t>de recrutement de personnel</w:t>
      </w:r>
    </w:p>
    <w:p w14:paraId="6A3F9B4D" w14:textId="20C7668A"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t>Recherche de candidats</w:t>
      </w:r>
    </w:p>
    <w:p w14:paraId="500E15EF" w14:textId="689B6B02"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t>Entretiens</w:t>
      </w:r>
    </w:p>
    <w:p w14:paraId="1D41DBE9" w14:textId="428C1062"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lastRenderedPageBreak/>
        <w:t>Sélection</w:t>
      </w:r>
    </w:p>
    <w:p w14:paraId="3CD6038D" w14:textId="77777777" w:rsidR="007C5F3E" w:rsidRPr="000D5F3E" w:rsidRDefault="007C5F3E" w:rsidP="007C5F3E">
      <w:pPr>
        <w:pStyle w:val="Paragraphedeliste"/>
        <w:rPr>
          <w:rFonts w:asciiTheme="minorHAnsi" w:hAnsiTheme="minorHAnsi" w:cstheme="minorHAnsi"/>
        </w:rPr>
      </w:pPr>
    </w:p>
    <w:p w14:paraId="5929F455" w14:textId="42F17ECA" w:rsidR="000C6034" w:rsidRPr="000D5F3E" w:rsidRDefault="000C6034" w:rsidP="00A439B0">
      <w:pPr>
        <w:pStyle w:val="Default"/>
        <w:jc w:val="both"/>
        <w:rPr>
          <w:rFonts w:asciiTheme="minorHAnsi" w:hAnsiTheme="minorHAnsi" w:cstheme="minorHAnsi"/>
          <w:color w:val="auto"/>
        </w:rPr>
      </w:pPr>
      <w:r>
        <w:rPr>
          <w:rFonts w:asciiTheme="minorHAnsi" w:hAnsiTheme="minorHAnsi" w:cstheme="minorHAnsi"/>
          <w:color w:val="auto"/>
        </w:rPr>
        <w:t>Il précise l’intégralité des obligations contractuelles et les droits des parties.</w:t>
      </w:r>
    </w:p>
    <w:p w14:paraId="53E91290" w14:textId="77777777" w:rsidR="000C6034" w:rsidRPr="000D5F3E" w:rsidRDefault="000C6034" w:rsidP="000C6034">
      <w:pPr>
        <w:jc w:val="both"/>
        <w:rPr>
          <w:rFonts w:asciiTheme="minorHAnsi" w:hAnsiTheme="minorHAnsi" w:cs="Calibri"/>
          <w:b/>
          <w:color w:val="009E60"/>
        </w:rPr>
      </w:pPr>
    </w:p>
    <w:p w14:paraId="2F7A1107"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2 – MODALITES D’EXECUTION </w:t>
      </w:r>
    </w:p>
    <w:p w14:paraId="334739AA" w14:textId="77777777" w:rsidR="00A01B7A" w:rsidRPr="000D5F3E" w:rsidRDefault="00A01B7A" w:rsidP="000C6034">
      <w:pPr>
        <w:jc w:val="both"/>
        <w:rPr>
          <w:rFonts w:asciiTheme="minorHAnsi" w:hAnsiTheme="minorHAnsi" w:cs="Calibri"/>
          <w:b/>
          <w:color w:val="009E60"/>
        </w:rPr>
      </w:pPr>
    </w:p>
    <w:p w14:paraId="1EF590C2" w14:textId="40674E63" w:rsidR="00E96230" w:rsidRPr="000D5F3E" w:rsidRDefault="00E96230" w:rsidP="00E96230">
      <w:pPr>
        <w:ind w:firstLine="708"/>
        <w:jc w:val="both"/>
        <w:rPr>
          <w:rFonts w:asciiTheme="minorHAnsi" w:hAnsiTheme="minorHAnsi" w:cs="Calibri"/>
          <w:b/>
          <w:color w:val="009E60"/>
        </w:rPr>
      </w:pPr>
      <w:r>
        <w:rPr>
          <w:rFonts w:asciiTheme="minorHAnsi" w:hAnsiTheme="minorHAnsi" w:cs="Calibri"/>
          <w:b/>
          <w:color w:val="E36C0A" w:themeColor="accent6" w:themeShade="BF"/>
        </w:rPr>
        <w:t xml:space="preserve">2.1 Au titre du placement de personnel </w:t>
      </w:r>
    </w:p>
    <w:p w14:paraId="78EC16E7" w14:textId="77777777" w:rsidR="000C6034" w:rsidRPr="000D5F3E" w:rsidRDefault="000C6034" w:rsidP="000C6034">
      <w:pPr>
        <w:jc w:val="both"/>
        <w:rPr>
          <w:rFonts w:asciiTheme="minorHAnsi" w:hAnsiTheme="minorHAnsi" w:cstheme="minorHAnsi"/>
        </w:rPr>
      </w:pPr>
    </w:p>
    <w:p w14:paraId="14378233" w14:textId="663781EF" w:rsidR="000C6034" w:rsidRPr="000D5F3E" w:rsidRDefault="000C6034" w:rsidP="000C6034">
      <w:pPr>
        <w:jc w:val="both"/>
        <w:rPr>
          <w:rFonts w:asciiTheme="minorHAnsi" w:hAnsiTheme="minorHAnsi" w:cs="Calibri"/>
          <w:b/>
          <w:color w:val="009E60"/>
        </w:rPr>
      </w:pPr>
      <w:r>
        <w:rPr>
          <w:rFonts w:asciiTheme="minorHAnsi" w:hAnsiTheme="minorHAnsi" w:cstheme="minorHAnsi"/>
        </w:rPr>
        <w:t>2.1.1.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Pr="000D5F3E" w:rsidRDefault="000C6034" w:rsidP="000C6034">
      <w:pPr>
        <w:pStyle w:val="Default"/>
        <w:jc w:val="both"/>
        <w:rPr>
          <w:rFonts w:asciiTheme="minorHAnsi" w:hAnsiTheme="minorHAnsi" w:cstheme="minorHAnsi"/>
          <w:color w:val="auto"/>
        </w:rPr>
      </w:pPr>
    </w:p>
    <w:p w14:paraId="4EB9C5EA" w14:textId="30DE4B0D"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2.1.2. Aucune des dispositions du présent Contrat ne sera réputée créer une relation d’employeur à salarié entre le Client et le personnel mis à disposition. Durant la mise à disposition, l’intervenant demeure un professionnel indépendant agissant au nom et pour le compte du Prestataire.</w:t>
      </w:r>
    </w:p>
    <w:p w14:paraId="47EA83F0" w14:textId="77777777" w:rsidR="000C6034" w:rsidRPr="000D5F3E" w:rsidRDefault="000C6034" w:rsidP="000C6034">
      <w:pPr>
        <w:pStyle w:val="Default"/>
        <w:jc w:val="both"/>
        <w:rPr>
          <w:rFonts w:asciiTheme="minorHAnsi" w:hAnsiTheme="minorHAnsi" w:cstheme="minorHAnsi"/>
          <w:color w:val="auto"/>
        </w:rPr>
      </w:pPr>
    </w:p>
    <w:p w14:paraId="0AD4778A" w14:textId="100C0382"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2.1.3. Le Client supervise le personnel mis à sa disposition au niveau opérationnel et lui donne les directives et instructions nécessaires à l’accomplissement du travail. Il met à sa disposition les moyens nécessaires à l’accomplissement et la réalisation du travail, notamment équipements, matériels, fournitures. </w:t>
      </w:r>
    </w:p>
    <w:p w14:paraId="13FAAB73" w14:textId="77777777" w:rsidR="000C6034" w:rsidRPr="000D5F3E" w:rsidRDefault="000C6034" w:rsidP="000C6034">
      <w:pPr>
        <w:pStyle w:val="Default"/>
        <w:jc w:val="both"/>
        <w:rPr>
          <w:rFonts w:asciiTheme="minorHAnsi" w:hAnsiTheme="minorHAnsi" w:cstheme="minorHAnsi"/>
          <w:color w:val="auto"/>
        </w:rPr>
      </w:pPr>
    </w:p>
    <w:p w14:paraId="129004BE" w14:textId="7346058F"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2.1.4. Pendant la mise à disposition, le Client prendra les dispositions nécessaires pour les premiers soins en cas d’accident du travail, même bénin, subi par l’intervenant et devra informer AT225 dans un délai de 24 heures pour une prise en charge éventuelle de la part de la CNPS. </w:t>
      </w:r>
    </w:p>
    <w:p w14:paraId="3A1295B6" w14:textId="77777777" w:rsidR="000C6034" w:rsidRPr="000D5F3E" w:rsidRDefault="000C6034" w:rsidP="000C6034">
      <w:pPr>
        <w:pStyle w:val="Default"/>
        <w:jc w:val="both"/>
        <w:rPr>
          <w:rFonts w:asciiTheme="minorHAnsi" w:hAnsiTheme="minorHAnsi" w:cstheme="minorHAnsi"/>
          <w:color w:val="auto"/>
        </w:rPr>
      </w:pPr>
    </w:p>
    <w:p w14:paraId="48C3B028" w14:textId="00FAE4EF" w:rsidR="00DB13E7" w:rsidRPr="000D5F3E" w:rsidRDefault="000C6034" w:rsidP="00DB13E7">
      <w:pPr>
        <w:pStyle w:val="Default"/>
        <w:jc w:val="both"/>
        <w:rPr>
          <w:rFonts w:asciiTheme="minorHAnsi" w:hAnsiTheme="minorHAnsi" w:cstheme="minorHAnsi"/>
          <w:color w:val="FF0000"/>
        </w:rPr>
      </w:pPr>
      <w:r>
        <w:rPr>
          <w:rFonts w:asciiTheme="minorHAnsi" w:hAnsiTheme="minorHAnsi" w:cstheme="minorHAnsi"/>
          <w:color w:val="auto"/>
        </w:rPr>
        <w:t xml:space="preserve">2.1.5 Le Client désigne ci-après au Prestataire, son interlocuteur privilégié au sein de </w:t>
      </w:r>
      <w:r>
        <w:rPr>
          <w:rFonts w:asciiTheme="minorHAnsi" w:hAnsiTheme="minorHAnsi" w:cstheme="minorHAnsi"/>
          <w:b/>
          <w:bCs/>
          <w:color w:val="EE0000"/>
        </w:rPr>
        <w:t xml:space="preserve">CLIENT </w:t>
      </w:r>
      <w:r>
        <w:rPr>
          <w:rFonts w:asciiTheme="minorHAnsi" w:hAnsiTheme="minorHAnsi" w:cstheme="minorHAnsi"/>
          <w:color w:val="auto"/>
        </w:rPr>
        <w:t xml:space="preserve">avec lequel il pourra s’entretenir de l’exécution du Contrat : </w:t>
      </w:r>
      <w:r>
        <w:rPr>
          <w:rFonts w:asciiTheme="minorHAnsi" w:hAnsiTheme="minorHAnsi" w:cstheme="minorHAnsi"/>
          <w:b/>
          <w:bCs/>
          <w:color w:val="EE0000"/>
        </w:rPr>
        <w:t>Nom Prénom, Poste</w:t>
      </w:r>
      <w:r>
        <w:rPr>
          <w:rFonts w:asciiTheme="minorHAnsi" w:hAnsiTheme="minorHAnsi" w:cstheme="minorHAnsi"/>
          <w:b/>
          <w:bCs/>
          <w:color w:val="auto"/>
        </w:rPr>
        <w:t>.</w:t>
      </w:r>
    </w:p>
    <w:p w14:paraId="66D7811E" w14:textId="1649BCAF" w:rsidR="000C6034" w:rsidRPr="000D5F3E" w:rsidRDefault="000C6034" w:rsidP="000C6034">
      <w:pPr>
        <w:pStyle w:val="Default"/>
        <w:jc w:val="both"/>
        <w:rPr>
          <w:rFonts w:asciiTheme="minorHAnsi" w:hAnsiTheme="minorHAnsi" w:cstheme="minorHAnsi"/>
          <w:color w:val="auto"/>
        </w:rPr>
      </w:pPr>
    </w:p>
    <w:p w14:paraId="748140F9"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Du côté de AT225, la gestion de l'affaire sera assurée par Monsieur Erwan PAUL qui restera l'interlocuteur principal pour le traitement des modalités commerciales et contractuelles sur cette prestation.</w:t>
      </w:r>
    </w:p>
    <w:p w14:paraId="1DA691EF" w14:textId="77777777" w:rsidR="000C6034" w:rsidRPr="000D5F3E" w:rsidRDefault="000C6034" w:rsidP="000C6034">
      <w:pPr>
        <w:pStyle w:val="Default"/>
        <w:jc w:val="both"/>
        <w:rPr>
          <w:rFonts w:asciiTheme="minorHAnsi" w:hAnsiTheme="minorHAnsi" w:cstheme="minorHAnsi"/>
          <w:color w:val="auto"/>
        </w:rPr>
      </w:pPr>
    </w:p>
    <w:p w14:paraId="58754973" w14:textId="4E710F46" w:rsidR="00E96230" w:rsidRPr="00F650DD" w:rsidRDefault="00E96230" w:rsidP="00E96230">
      <w:pPr>
        <w:ind w:firstLine="708"/>
        <w:jc w:val="both"/>
        <w:rPr>
          <w:rFonts w:asciiTheme="minorHAnsi" w:hAnsiTheme="minorHAnsi" w:cs="Calibri"/>
          <w:b/>
          <w:color w:val="E36C0A" w:themeColor="accent6" w:themeShade="BF"/>
        </w:rPr>
      </w:pPr>
      <w:r>
        <w:rPr>
          <w:rFonts w:asciiTheme="minorHAnsi" w:hAnsiTheme="minorHAnsi" w:cs="Calibri"/>
          <w:b/>
          <w:color w:val="E36C0A" w:themeColor="accent6" w:themeShade="BF"/>
        </w:rPr>
        <w:t xml:space="preserve">2.2 Au titre du recrutement </w:t>
      </w:r>
    </w:p>
    <w:p w14:paraId="543A25FA" w14:textId="77777777" w:rsidR="00696260" w:rsidRPr="000D5F3E" w:rsidRDefault="00696260" w:rsidP="00696260">
      <w:pPr>
        <w:jc w:val="both"/>
        <w:rPr>
          <w:rFonts w:asciiTheme="minorHAnsi" w:hAnsiTheme="minorHAnsi" w:cstheme="minorHAnsi"/>
        </w:rPr>
      </w:pPr>
    </w:p>
    <w:p w14:paraId="65C5CAF2" w14:textId="333BA0C6" w:rsidR="00696260" w:rsidRPr="000D5F3E" w:rsidRDefault="00696260" w:rsidP="00696260">
      <w:pPr>
        <w:jc w:val="both"/>
        <w:rPr>
          <w:rFonts w:asciiTheme="minorHAnsi" w:hAnsiTheme="minorHAnsi" w:cs="Calibri"/>
          <w:b/>
          <w:color w:val="009E60"/>
        </w:rPr>
      </w:pPr>
      <w:r>
        <w:rPr>
          <w:rFonts w:asciiTheme="minorHAnsi" w:hAnsiTheme="minorHAnsi" w:cstheme="minorHAnsi"/>
        </w:rPr>
        <w:t xml:space="preserve">2.2.1. Sur la base d'une description de la Fonction à pourvoir au sein de </w:t>
      </w:r>
      <w:r>
        <w:rPr>
          <w:rFonts w:asciiTheme="minorHAnsi" w:hAnsiTheme="minorHAnsi" w:cstheme="minorHAnsi"/>
          <w:color w:val="EE0000"/>
        </w:rPr>
        <w:t>CLIENT</w:t>
      </w:r>
      <w:r>
        <w:rPr>
          <w:rFonts w:asciiTheme="minorHAnsi" w:hAnsiTheme="minorHAnsi" w:cstheme="minorHAnsi"/>
        </w:rPr>
        <w:t>, Assistance Technique 225 propose le(s) Candidat(s) correspondant(s) aux qualifications et au(x) profil(s) demandé(s).</w:t>
      </w:r>
    </w:p>
    <w:p w14:paraId="70079554" w14:textId="77777777" w:rsidR="00696260" w:rsidRPr="000D5F3E" w:rsidRDefault="00696260" w:rsidP="00696260">
      <w:pPr>
        <w:pStyle w:val="Default"/>
        <w:jc w:val="both"/>
        <w:rPr>
          <w:rFonts w:asciiTheme="minorHAnsi" w:hAnsiTheme="minorHAnsi" w:cstheme="minorHAnsi"/>
          <w:color w:val="auto"/>
        </w:rPr>
      </w:pPr>
    </w:p>
    <w:p w14:paraId="64D751BF" w14:textId="5FAECB4E" w:rsidR="00C34187" w:rsidRPr="000D5F3E" w:rsidRDefault="00696260" w:rsidP="00C34187">
      <w:pPr>
        <w:pStyle w:val="Default"/>
        <w:jc w:val="both"/>
        <w:rPr>
          <w:rFonts w:asciiTheme="minorHAnsi" w:hAnsiTheme="minorHAnsi" w:cstheme="minorHAnsi"/>
          <w:color w:val="auto"/>
        </w:rPr>
      </w:pPr>
      <w:r>
        <w:rPr>
          <w:rFonts w:asciiTheme="minorHAnsi" w:hAnsiTheme="minorHAnsi" w:cstheme="minorHAnsi"/>
          <w:color w:val="auto"/>
        </w:rPr>
        <w:t>2.2.2. Les présentes conditions s'appliquent à toutes interventions et prestations de service assurées par Assistance Technique 225 au titre des prestations de recrutement notamment celles relatives :</w:t>
      </w:r>
    </w:p>
    <w:p w14:paraId="033B3987" w14:textId="155B5E3C"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Au processus complet de recrutement,</w:t>
      </w:r>
    </w:p>
    <w:p w14:paraId="121AA758"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Aux prestations d'approches directes et de chasse de tête,</w:t>
      </w:r>
    </w:p>
    <w:p w14:paraId="23929066"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l'évaluation,</w:t>
      </w:r>
    </w:p>
    <w:p w14:paraId="48BA50BA"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lastRenderedPageBreak/>
        <w:t>- A l'aide de la décision,</w:t>
      </w:r>
    </w:p>
    <w:p w14:paraId="2EB7C7D6"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la sélection de Candidats</w:t>
      </w:r>
    </w:p>
    <w:p w14:paraId="6DF8BB89" w14:textId="5A6FB1CE" w:rsidR="00696260"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l'organisation de session de recrutement</w:t>
      </w:r>
    </w:p>
    <w:p w14:paraId="63D5E080" w14:textId="77777777" w:rsidR="00696260" w:rsidRPr="000D5F3E" w:rsidRDefault="00696260" w:rsidP="00696260">
      <w:pPr>
        <w:pStyle w:val="Default"/>
        <w:jc w:val="both"/>
        <w:rPr>
          <w:rFonts w:asciiTheme="minorHAnsi" w:hAnsiTheme="minorHAnsi" w:cstheme="minorHAnsi"/>
          <w:color w:val="auto"/>
        </w:rPr>
      </w:pPr>
    </w:p>
    <w:p w14:paraId="273905E0" w14:textId="66CFD94F"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2.2.3 Les dossiers des Candidats qui sont soumis à CLIENT par l'entremise d’Assistance Technique 225, restent la propriété de cette dernière (à l'exception du dossier concernant la personne engagée). Tous les dossiers doivent être traités de manière confidentielle. En aucun cas, ils ne peuvent être soumis à des tiers, ni être utilisés directement ou indirectement.</w:t>
      </w:r>
    </w:p>
    <w:p w14:paraId="51A326C9" w14:textId="77777777" w:rsidR="00C34187" w:rsidRPr="000D5F3E" w:rsidRDefault="00C34187" w:rsidP="00C34187">
      <w:pPr>
        <w:pStyle w:val="Default"/>
        <w:jc w:val="both"/>
        <w:rPr>
          <w:rFonts w:asciiTheme="minorHAnsi" w:hAnsiTheme="minorHAnsi" w:cstheme="minorHAnsi"/>
          <w:color w:val="auto"/>
        </w:rPr>
      </w:pPr>
    </w:p>
    <w:p w14:paraId="07ABCFB9" w14:textId="319705AF"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2.2.4 AT225 s’interdit d’engager, ou de faire travailler d’aucune manière, tout collaborateur présent ou futur de </w:t>
      </w:r>
      <w:r>
        <w:rPr>
          <w:rFonts w:asciiTheme="minorHAnsi" w:hAnsiTheme="minorHAnsi" w:cstheme="minorHAnsi"/>
          <w:color w:val="EE0000"/>
        </w:rPr>
        <w:t>CLIENT</w:t>
      </w:r>
      <w:r>
        <w:rPr>
          <w:rFonts w:asciiTheme="minorHAnsi" w:hAnsiTheme="minorHAnsi" w:cstheme="minorHAnsi"/>
          <w:color w:val="auto"/>
        </w:rPr>
        <w:t>. La présente clause vaudra, quelle que soit la spécialisation du collaborateur en cause, et même dans l’hypothèse où la sollicitation serait à l’initiative dudit collaborateur. La présente clause développera ses effets pendant toute l’exécution du présent contrat.</w:t>
      </w:r>
    </w:p>
    <w:p w14:paraId="02B98842" w14:textId="77777777" w:rsidR="00C34187" w:rsidRPr="000D5F3E" w:rsidRDefault="00C34187" w:rsidP="00C34187">
      <w:pPr>
        <w:pStyle w:val="Default"/>
        <w:jc w:val="both"/>
        <w:rPr>
          <w:rFonts w:asciiTheme="minorHAnsi" w:hAnsiTheme="minorHAnsi" w:cstheme="minorHAnsi"/>
          <w:color w:val="auto"/>
        </w:rPr>
      </w:pPr>
    </w:p>
    <w:p w14:paraId="28FF1FBD" w14:textId="6CF498BB"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2.2.5 Les prestations d’Assistance Technique 225 en matière de recherche ne peuvent en aucun cas remplacer une analyse approfondie de la part de </w:t>
      </w:r>
      <w:r>
        <w:rPr>
          <w:rFonts w:asciiTheme="minorHAnsi" w:hAnsiTheme="minorHAnsi" w:cstheme="minorHAnsi"/>
          <w:color w:val="EE0000"/>
        </w:rPr>
        <w:t>CLIENT</w:t>
      </w:r>
      <w:r>
        <w:rPr>
          <w:rFonts w:asciiTheme="minorHAnsi" w:hAnsiTheme="minorHAnsi" w:cstheme="minorHAnsi"/>
          <w:color w:val="auto"/>
        </w:rPr>
        <w:t>.</w:t>
      </w:r>
    </w:p>
    <w:p w14:paraId="5E715E7D" w14:textId="169F67CB"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Par l'engagement du Candidat proposé, </w:t>
      </w:r>
      <w:r>
        <w:rPr>
          <w:rFonts w:asciiTheme="minorHAnsi" w:hAnsiTheme="minorHAnsi" w:cstheme="minorHAnsi"/>
          <w:color w:val="EE0000"/>
        </w:rPr>
        <w:t>CLIENT</w:t>
      </w:r>
      <w:r>
        <w:rPr>
          <w:rFonts w:asciiTheme="minorHAnsi" w:hAnsiTheme="minorHAnsi" w:cstheme="minorHAnsi"/>
          <w:color w:val="auto"/>
        </w:rPr>
        <w:t xml:space="preserve"> endosse l'entière responsabilité de son choix.</w:t>
      </w:r>
    </w:p>
    <w:p w14:paraId="3E42D087"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Assistance Technique 225 n'a aucun lien contractuel avec le candidat et ne reçoit de sa part aucune indemnité sous quelque forme de rémunération que ce soit. </w:t>
      </w:r>
    </w:p>
    <w:p w14:paraId="47554B12" w14:textId="17FC276D"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Assistance Technique 225 s'engage à protéger la personnalité des Candidats, employés, ainsi que des règles sur la protection de la personnalité, un droit général à l'égalité de traitement dans les rapports de travail et le traitement des Candidatures.</w:t>
      </w:r>
    </w:p>
    <w:p w14:paraId="31D4460B" w14:textId="77777777" w:rsidR="00C34187" w:rsidRPr="000D5F3E" w:rsidRDefault="00C34187" w:rsidP="00C34187">
      <w:pPr>
        <w:pStyle w:val="Default"/>
        <w:jc w:val="both"/>
        <w:rPr>
          <w:rFonts w:asciiTheme="minorHAnsi" w:hAnsiTheme="minorHAnsi" w:cstheme="minorHAnsi"/>
          <w:color w:val="auto"/>
        </w:rPr>
      </w:pPr>
    </w:p>
    <w:p w14:paraId="242CEEB5"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3 – QUALIFICATIONS ET ACTIVITES </w:t>
      </w:r>
    </w:p>
    <w:p w14:paraId="6ACE6A58" w14:textId="77777777" w:rsidR="000C6034" w:rsidRPr="000D5F3E" w:rsidRDefault="000C6034" w:rsidP="000C6034">
      <w:pPr>
        <w:pStyle w:val="Default"/>
        <w:jc w:val="both"/>
        <w:rPr>
          <w:rFonts w:asciiTheme="minorHAnsi" w:hAnsiTheme="minorHAnsi" w:cstheme="minorHAnsi"/>
          <w:color w:val="auto"/>
        </w:rPr>
      </w:pPr>
    </w:p>
    <w:p w14:paraId="0BD2B4F2" w14:textId="77777777" w:rsidR="000C6034" w:rsidRPr="000D5F3E" w:rsidRDefault="000C6034" w:rsidP="00F650DD">
      <w:pPr>
        <w:pStyle w:val="Default"/>
        <w:ind w:firstLine="708"/>
        <w:jc w:val="both"/>
        <w:rPr>
          <w:rFonts w:asciiTheme="minorHAnsi" w:hAnsiTheme="minorHAnsi" w:cstheme="minorHAnsi"/>
          <w:color w:val="365F91" w:themeColor="accent1" w:themeShade="BF"/>
        </w:rPr>
      </w:pPr>
      <w:r>
        <w:rPr>
          <w:rFonts w:asciiTheme="minorHAnsi" w:hAnsiTheme="minorHAnsi" w:cstheme="minorHAnsi"/>
          <w:b/>
          <w:bCs/>
          <w:color w:val="E36C0A" w:themeColor="accent6" w:themeShade="BF"/>
        </w:rPr>
        <w:t xml:space="preserve">3.1. Qualifications </w:t>
      </w:r>
    </w:p>
    <w:p w14:paraId="2D746EDF" w14:textId="77777777" w:rsidR="000C6034" w:rsidRPr="000D5F3E" w:rsidRDefault="000C6034" w:rsidP="000C6034">
      <w:pPr>
        <w:pStyle w:val="Default"/>
        <w:jc w:val="both"/>
        <w:rPr>
          <w:rFonts w:asciiTheme="minorHAnsi" w:hAnsiTheme="minorHAnsi" w:cstheme="minorHAnsi"/>
          <w:color w:val="auto"/>
        </w:rPr>
      </w:pPr>
    </w:p>
    <w:p w14:paraId="66CE3B60" w14:textId="2ECE18E0"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AT225 mettra à disposition le personnel pour exécuter les différentes prestations auprès de la société </w:t>
      </w:r>
      <w:r>
        <w:rPr>
          <w:rFonts w:asciiTheme="minorHAnsi" w:hAnsiTheme="minorHAnsi" w:cstheme="minorHAnsi"/>
          <w:color w:val="EE0000"/>
        </w:rPr>
        <w:t>CLIENT</w:t>
      </w:r>
      <w:r>
        <w:rPr>
          <w:rFonts w:asciiTheme="minorHAnsi" w:hAnsiTheme="minorHAnsi" w:cstheme="minorHAnsi"/>
          <w:color w:val="auto"/>
        </w:rPr>
        <w:t xml:space="preserve"> (le « Client ») dans les conditions définies au présent contrat (le « Contrat »).</w:t>
      </w:r>
    </w:p>
    <w:p w14:paraId="36F06EED" w14:textId="2D6B5184" w:rsidR="00130AA2" w:rsidRPr="000D5F3E" w:rsidRDefault="00130AA2" w:rsidP="000C6034">
      <w:pPr>
        <w:pStyle w:val="Default"/>
        <w:jc w:val="both"/>
        <w:rPr>
          <w:rFonts w:asciiTheme="minorHAnsi" w:hAnsiTheme="minorHAnsi" w:cstheme="minorHAnsi"/>
          <w:color w:val="auto"/>
        </w:rPr>
      </w:pPr>
      <w:r>
        <w:rPr>
          <w:rFonts w:asciiTheme="minorHAnsi" w:hAnsiTheme="minorHAnsi" w:cstheme="minorHAnsi"/>
          <w:color w:val="auto"/>
        </w:rPr>
        <w:t xml:space="preserve">La liste du personnel ainsi que l’objet de leur mise à disposition de </w:t>
      </w:r>
      <w:r>
        <w:rPr>
          <w:rFonts w:asciiTheme="minorHAnsi" w:hAnsiTheme="minorHAnsi" w:cstheme="minorHAnsi"/>
          <w:color w:val="EE0000"/>
        </w:rPr>
        <w:t>CLIENT</w:t>
      </w:r>
      <w:r>
        <w:rPr>
          <w:rFonts w:asciiTheme="minorHAnsi" w:hAnsiTheme="minorHAnsi" w:cstheme="minorHAnsi"/>
          <w:color w:val="auto"/>
        </w:rPr>
        <w:t xml:space="preserve"> est fournie en « Annexe 1 ». Elle sera mise à jour régulièrement à travers des amendements au fur et à mesure de l’entrée de nouveaux collaborateurs et à leur sortie éventuelle. Les annexes font partie intégrante du contrat.</w:t>
      </w:r>
    </w:p>
    <w:p w14:paraId="10C8ADF7" w14:textId="77777777" w:rsidR="000C6034" w:rsidRPr="000D5F3E" w:rsidRDefault="000C6034" w:rsidP="000C6034">
      <w:pPr>
        <w:pStyle w:val="Default"/>
        <w:jc w:val="both"/>
        <w:rPr>
          <w:rFonts w:asciiTheme="minorHAnsi" w:hAnsiTheme="minorHAnsi" w:cstheme="minorHAnsi"/>
          <w:color w:val="auto"/>
        </w:rPr>
      </w:pPr>
    </w:p>
    <w:p w14:paraId="7DC69945" w14:textId="3085FEC8"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Personnel possède les qualifications professionnelles requises pour réaliser les Missions auprès de </w:t>
      </w:r>
      <w:r>
        <w:rPr>
          <w:rFonts w:asciiTheme="minorHAnsi" w:hAnsiTheme="minorHAnsi" w:cstheme="minorHAnsi"/>
          <w:color w:val="EE0000"/>
        </w:rPr>
        <w:t>CLIENT</w:t>
      </w:r>
      <w:r>
        <w:rPr>
          <w:rFonts w:asciiTheme="minorHAnsi" w:hAnsiTheme="minorHAnsi" w:cstheme="minorHAnsi"/>
          <w:color w:val="auto"/>
        </w:rPr>
        <w:t xml:space="preserve"> et demeurera sous la responsabilité de AT225 tout en exécutant son travail en respectant les directives et consignes qui pourront lui être données par la Direction de </w:t>
      </w:r>
      <w:r>
        <w:rPr>
          <w:rFonts w:asciiTheme="minorHAnsi" w:hAnsiTheme="minorHAnsi" w:cstheme="minorHAnsi"/>
          <w:color w:val="EE0000"/>
        </w:rPr>
        <w:t>CLIENT</w:t>
      </w:r>
      <w:r>
        <w:rPr>
          <w:rFonts w:asciiTheme="minorHAnsi" w:hAnsiTheme="minorHAnsi" w:cstheme="minorHAnsi"/>
          <w:color w:val="auto"/>
        </w:rPr>
        <w:t xml:space="preserve">. </w:t>
      </w:r>
    </w:p>
    <w:p w14:paraId="46F2E347" w14:textId="77777777" w:rsidR="000C6034" w:rsidRPr="000D5F3E" w:rsidRDefault="000C6034" w:rsidP="000C6034">
      <w:pPr>
        <w:pStyle w:val="Default"/>
        <w:jc w:val="both"/>
        <w:rPr>
          <w:rFonts w:asciiTheme="minorHAnsi" w:hAnsiTheme="minorHAnsi" w:cstheme="minorHAnsi"/>
          <w:color w:val="auto"/>
        </w:rPr>
      </w:pPr>
    </w:p>
    <w:p w14:paraId="6F05F454" w14:textId="5E689FF1"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Les détails des qualifications professionnelles du Prestataire figurent sur le curriculum vitae remis par AT225 avant le début de leur Mission.</w:t>
      </w:r>
    </w:p>
    <w:p w14:paraId="527B3D0A" w14:textId="615C9F65" w:rsidR="000C6034" w:rsidRPr="000D5F3E" w:rsidRDefault="000C6034" w:rsidP="000C6034">
      <w:pPr>
        <w:pStyle w:val="Default"/>
        <w:jc w:val="both"/>
        <w:rPr>
          <w:rFonts w:asciiTheme="minorHAnsi" w:hAnsiTheme="minorHAnsi" w:cstheme="minorHAnsi"/>
          <w:color w:val="auto"/>
        </w:rPr>
      </w:pPr>
    </w:p>
    <w:p w14:paraId="5CE192A8"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Pr>
          <w:rFonts w:asciiTheme="minorHAnsi" w:hAnsiTheme="minorHAnsi" w:cstheme="minorHAnsi"/>
          <w:b/>
          <w:bCs/>
          <w:color w:val="E36C0A" w:themeColor="accent6" w:themeShade="BF"/>
        </w:rPr>
        <w:t>3.2. Activités</w:t>
      </w:r>
    </w:p>
    <w:p w14:paraId="54C411B2" w14:textId="77777777" w:rsidR="000C6034" w:rsidRPr="000D5F3E" w:rsidRDefault="000C6034" w:rsidP="000C6034">
      <w:pPr>
        <w:pStyle w:val="Default"/>
        <w:jc w:val="both"/>
        <w:rPr>
          <w:rFonts w:asciiTheme="minorHAnsi" w:hAnsiTheme="minorHAnsi" w:cstheme="minorHAnsi"/>
          <w:color w:val="auto"/>
        </w:rPr>
      </w:pPr>
    </w:p>
    <w:p w14:paraId="680F81B6" w14:textId="00B1A6E2"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Personnel mis à disposition occupera le poste de : Voir Annexe 1. </w:t>
      </w:r>
    </w:p>
    <w:p w14:paraId="57FAF8CC" w14:textId="77777777" w:rsidR="000C6034" w:rsidRPr="000D5F3E" w:rsidRDefault="000C6034" w:rsidP="000C6034">
      <w:pPr>
        <w:pStyle w:val="Default"/>
        <w:jc w:val="both"/>
        <w:rPr>
          <w:rFonts w:asciiTheme="minorHAnsi" w:hAnsiTheme="minorHAnsi" w:cstheme="minorHAnsi"/>
          <w:color w:val="auto"/>
        </w:rPr>
      </w:pPr>
    </w:p>
    <w:p w14:paraId="639689A6"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périmètre d’intervention du Prestataire est </w:t>
      </w:r>
      <w:r>
        <w:rPr>
          <w:rFonts w:asciiTheme="minorHAnsi" w:hAnsiTheme="minorHAnsi" w:cstheme="minorHAnsi"/>
          <w:color w:val="EE0000"/>
        </w:rPr>
        <w:t>la Côte d’Ivoire</w:t>
      </w:r>
      <w:r>
        <w:rPr>
          <w:rFonts w:asciiTheme="minorHAnsi" w:hAnsiTheme="minorHAnsi" w:cstheme="minorHAnsi"/>
          <w:color w:val="auto"/>
        </w:rPr>
        <w:t>.</w:t>
      </w:r>
    </w:p>
    <w:p w14:paraId="212B90FB" w14:textId="77777777" w:rsidR="000C6034" w:rsidRPr="000D5F3E" w:rsidRDefault="000C6034" w:rsidP="000C6034">
      <w:pPr>
        <w:pStyle w:val="Default"/>
        <w:jc w:val="both"/>
        <w:rPr>
          <w:rFonts w:asciiTheme="minorHAnsi" w:hAnsiTheme="minorHAnsi" w:cstheme="minorHAnsi"/>
          <w:color w:val="auto"/>
        </w:rPr>
      </w:pPr>
    </w:p>
    <w:p w14:paraId="1F65A156" w14:textId="77777777" w:rsidR="000C6034" w:rsidRPr="000D5F3E" w:rsidRDefault="000C6034" w:rsidP="000C6034">
      <w:pPr>
        <w:pStyle w:val="Default"/>
        <w:jc w:val="both"/>
        <w:rPr>
          <w:rFonts w:asciiTheme="minorHAnsi" w:hAnsiTheme="minorHAnsi" w:cstheme="minorHAnsi"/>
          <w:color w:val="365F91" w:themeColor="accent1" w:themeShade="BF"/>
        </w:rPr>
      </w:pPr>
      <w:r>
        <w:rPr>
          <w:rFonts w:asciiTheme="minorHAnsi" w:hAnsiTheme="minorHAnsi" w:cstheme="minorHAnsi"/>
          <w:b/>
          <w:bCs/>
          <w:color w:val="009E60"/>
        </w:rPr>
        <w:t xml:space="preserve"> </w:t>
      </w:r>
    </w:p>
    <w:p w14:paraId="18EB23E8"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4 – OBLIGATIONS DU PRESTATAIRE</w:t>
      </w:r>
    </w:p>
    <w:p w14:paraId="0FCD2F96" w14:textId="77777777" w:rsidR="000C6034" w:rsidRPr="000D5F3E" w:rsidRDefault="000C6034" w:rsidP="000C6034">
      <w:pPr>
        <w:pStyle w:val="Default"/>
        <w:jc w:val="both"/>
        <w:rPr>
          <w:rFonts w:asciiTheme="minorHAnsi" w:hAnsiTheme="minorHAnsi" w:cstheme="minorHAnsi"/>
          <w:color w:val="auto"/>
        </w:rPr>
      </w:pPr>
    </w:p>
    <w:p w14:paraId="4DA738BA"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 s’engage à :</w:t>
      </w:r>
    </w:p>
    <w:p w14:paraId="233809FE" w14:textId="77777777" w:rsidR="000C6034" w:rsidRPr="000D5F3E" w:rsidRDefault="000C6034" w:rsidP="000C6034">
      <w:pPr>
        <w:pStyle w:val="Default"/>
        <w:jc w:val="both"/>
        <w:rPr>
          <w:rFonts w:asciiTheme="minorHAnsi" w:hAnsiTheme="minorHAnsi" w:cstheme="minorHAnsi"/>
          <w:color w:val="auto"/>
        </w:rPr>
      </w:pPr>
    </w:p>
    <w:p w14:paraId="37E4279F"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Mettre à disposition du Client, des intervenants compétents et possédant une qualification adaptée au service de l'entreprise Cliente.</w:t>
      </w:r>
    </w:p>
    <w:p w14:paraId="46D0CA24" w14:textId="77777777" w:rsidR="000C6034" w:rsidRPr="000D5F3E" w:rsidRDefault="000C6034" w:rsidP="000C6034">
      <w:pPr>
        <w:pStyle w:val="Default"/>
        <w:ind w:left="720"/>
        <w:jc w:val="both"/>
        <w:rPr>
          <w:rFonts w:asciiTheme="minorHAnsi" w:hAnsiTheme="minorHAnsi" w:cstheme="minorHAnsi"/>
          <w:color w:val="auto"/>
        </w:rPr>
      </w:pPr>
    </w:p>
    <w:p w14:paraId="52E79694"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0D5F3E" w:rsidRDefault="000C6034" w:rsidP="000C6034">
      <w:pPr>
        <w:pStyle w:val="Default"/>
        <w:jc w:val="both"/>
        <w:rPr>
          <w:rFonts w:asciiTheme="minorHAnsi" w:hAnsiTheme="minorHAnsi" w:cstheme="minorHAnsi"/>
          <w:color w:val="auto"/>
        </w:rPr>
      </w:pPr>
    </w:p>
    <w:p w14:paraId="23DF4F7A" w14:textId="700082E4"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Fournir un intervenant de remplacement sans frais additionnel dans un délai raisonnable, en cas d’absence prolongée du personnel mis à disposition (dans le cas de mise à disposition du personnel).</w:t>
      </w:r>
    </w:p>
    <w:p w14:paraId="48F8BC35" w14:textId="77777777" w:rsidR="000C6034" w:rsidRPr="000D5F3E" w:rsidRDefault="000C6034" w:rsidP="000C6034">
      <w:pPr>
        <w:pStyle w:val="Default"/>
        <w:jc w:val="both"/>
        <w:rPr>
          <w:rFonts w:asciiTheme="minorHAnsi" w:hAnsiTheme="minorHAnsi" w:cstheme="minorHAnsi"/>
          <w:color w:val="auto"/>
        </w:rPr>
      </w:pPr>
    </w:p>
    <w:p w14:paraId="095922A3"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Informer préalablement le Client de tout changement.</w:t>
      </w:r>
    </w:p>
    <w:p w14:paraId="3B92717A" w14:textId="77777777" w:rsidR="000C6034" w:rsidRPr="000D5F3E" w:rsidRDefault="000C6034" w:rsidP="000C6034">
      <w:pPr>
        <w:pStyle w:val="Paragraphedeliste"/>
        <w:rPr>
          <w:rFonts w:asciiTheme="minorHAnsi" w:hAnsiTheme="minorHAnsi" w:cstheme="minorHAnsi"/>
        </w:rPr>
      </w:pPr>
    </w:p>
    <w:p w14:paraId="7C1819E0" w14:textId="592DBAB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Remplacer l’intervenant à la demande du Client, si celui- ci estime sur la base de motifs réels et sérieux qu’il ne lui convient plus (dans le cas de mise à disposition du personnel.</w:t>
      </w:r>
    </w:p>
    <w:p w14:paraId="3690F6DC" w14:textId="77777777" w:rsidR="00EC68B3" w:rsidRPr="0039693F" w:rsidRDefault="00EC68B3" w:rsidP="00EC68B3">
      <w:pPr>
        <w:pStyle w:val="Paragraphedeliste"/>
        <w:rPr>
          <w:rFonts w:asciiTheme="minorHAnsi" w:hAnsiTheme="minorHAnsi" w:cstheme="minorHAnsi"/>
          <w:lang w:val="fr-CH"/>
        </w:rPr>
      </w:pPr>
    </w:p>
    <w:p w14:paraId="4EA1F716" w14:textId="5E467FB5" w:rsidR="00EC68B3" w:rsidRPr="000D5F3E" w:rsidRDefault="00EC68B3"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droit à toute demande du Client relativement à des besoins de contrôle notamment du respect des dispositions légales et règlementaires sur l’existence juridique et fiscale de AT225 ainsi que de la règlementation afférente au droit du travail et de la protection sociale concernant son personnel, dont ceux mis à la disposition du Client dans le cadre des présentes. </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B1D72" w:rsidRDefault="000C6034" w:rsidP="000C6034">
      <w:pPr>
        <w:jc w:val="both"/>
        <w:rPr>
          <w:rFonts w:asciiTheme="minorHAnsi" w:hAnsiTheme="minorHAnsi" w:cs="Calibri"/>
          <w:b/>
          <w:color w:val="009E60"/>
        </w:rPr>
      </w:pPr>
      <w:r>
        <w:rPr>
          <w:rFonts w:asciiTheme="minorHAnsi" w:hAnsiTheme="minorHAnsi" w:cs="Calibri"/>
          <w:b/>
          <w:color w:val="009E60"/>
        </w:rPr>
        <w:t>ARTICLE 5 – 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6F3AA9F3" w14:textId="77777777" w:rsidR="00F664FB" w:rsidRDefault="00F664FB" w:rsidP="00F664FB">
      <w:pPr>
        <w:pStyle w:val="Default"/>
        <w:jc w:val="both"/>
        <w:rPr>
          <w:rFonts w:asciiTheme="minorHAnsi" w:hAnsiTheme="minorHAnsi" w:cstheme="minorHAnsi"/>
          <w:color w:val="auto"/>
        </w:rPr>
      </w:pPr>
    </w:p>
    <w:p w14:paraId="253C0162" w14:textId="77777777" w:rsidR="00F664FB" w:rsidRDefault="00F664FB" w:rsidP="00F664FB">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respecter les règles de sécurité applicable sur son site à l'employé et prendra les mesures nécessaires pour stopper les comportements à risque, informer AT225 pour définir la décision disciplinaire à l'encontre de l'employé pouvant aller jusqu'à l'arrêt du contrat.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12865367" w14:textId="05488263" w:rsidR="00130AA2"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2DC4DF8D" w14:textId="77777777" w:rsidR="00F664FB" w:rsidRDefault="00F664FB" w:rsidP="00F664FB">
      <w:pPr>
        <w:pStyle w:val="Paragraphedeliste"/>
        <w:rPr>
          <w:rFonts w:asciiTheme="minorHAnsi" w:hAnsiTheme="minorHAnsi" w:cstheme="minorHAnsi"/>
        </w:rPr>
      </w:pPr>
    </w:p>
    <w:p w14:paraId="377F67FB" w14:textId="77777777" w:rsidR="00F664FB" w:rsidRPr="00E14A14" w:rsidRDefault="00F664FB" w:rsidP="00F664FB">
      <w:pPr>
        <w:pStyle w:val="Default"/>
        <w:ind w:left="720"/>
        <w:jc w:val="both"/>
        <w:rPr>
          <w:rFonts w:asciiTheme="minorHAnsi" w:hAnsiTheme="minorHAnsi" w:cstheme="minorHAnsi"/>
          <w:color w:val="auto"/>
        </w:rPr>
      </w:pPr>
    </w:p>
    <w:p w14:paraId="3D2CB01C" w14:textId="77777777" w:rsidR="000C6034" w:rsidRDefault="000C6034" w:rsidP="000C6034">
      <w:pPr>
        <w:jc w:val="both"/>
        <w:rPr>
          <w:rFonts w:asciiTheme="minorHAnsi" w:hAnsiTheme="minorHAnsi" w:cs="Calibri"/>
          <w:b/>
          <w:color w:val="009E60"/>
        </w:rPr>
      </w:pPr>
      <w:r>
        <w:rPr>
          <w:rFonts w:asciiTheme="minorHAnsi" w:hAnsiTheme="minorHAnsi" w:cs="Calibri"/>
          <w:b/>
          <w:color w:val="009E60"/>
        </w:rPr>
        <w:t>ARTICLE 6 – ASSURANCE</w:t>
      </w:r>
    </w:p>
    <w:p w14:paraId="766D01B4" w14:textId="77777777" w:rsidR="000C6034" w:rsidRDefault="000C6034" w:rsidP="000C6034">
      <w:pPr>
        <w:jc w:val="both"/>
        <w:rPr>
          <w:rFonts w:asciiTheme="minorHAnsi" w:hAnsiTheme="minorHAnsi" w:cs="Calibri"/>
          <w:b/>
          <w:color w:val="009E60"/>
        </w:rPr>
      </w:pPr>
    </w:p>
    <w:p w14:paraId="4EE746EF" w14:textId="77777777" w:rsidR="000C6034" w:rsidRPr="00F650DD" w:rsidRDefault="000C6034" w:rsidP="00F650DD">
      <w:pPr>
        <w:ind w:firstLine="708"/>
        <w:jc w:val="both"/>
        <w:rPr>
          <w:rFonts w:asciiTheme="minorHAnsi" w:hAnsiTheme="minorHAnsi" w:cs="Calibri"/>
          <w:b/>
          <w:color w:val="E36C0A" w:themeColor="accent6" w:themeShade="BF"/>
        </w:rPr>
      </w:pPr>
      <w:r>
        <w:rPr>
          <w:rFonts w:asciiTheme="minorHAnsi" w:hAnsiTheme="minorHAnsi" w:cs="Calibri"/>
          <w:b/>
          <w:color w:val="E36C0A" w:themeColor="accent6" w:themeShade="BF"/>
        </w:rPr>
        <w:t>Article 6.1. 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société AT225 est assurée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5E759F6B" w:rsidR="000C6034" w:rsidRPr="0064652A"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le cas où le Client souhaiterait faire 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suivants la survenance du sinistre, 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Pr>
          <w:rFonts w:asciiTheme="minorHAnsi" w:hAnsiTheme="minorHAnsi" w:cstheme="minorHAnsi"/>
          <w:b/>
          <w:bCs/>
          <w:color w:val="E36C0A" w:themeColor="accent6" w:themeShade="BF"/>
        </w:rPr>
        <w:t xml:space="preserve">Article 6.2. Limitations </w:t>
      </w:r>
    </w:p>
    <w:p w14:paraId="7D4DB920" w14:textId="77777777" w:rsidR="000C6034" w:rsidRPr="00003994" w:rsidRDefault="000C6034" w:rsidP="000C6034">
      <w:pPr>
        <w:pStyle w:val="Default"/>
        <w:jc w:val="both"/>
        <w:rPr>
          <w:rFonts w:asciiTheme="minorHAnsi" w:hAnsiTheme="minorHAnsi" w:cstheme="minorHAnsi"/>
          <w:color w:val="auto"/>
        </w:rPr>
      </w:pPr>
    </w:p>
    <w:p w14:paraId="29C405ED" w14:textId="3834DC4E" w:rsidR="000C6034" w:rsidRPr="0000399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un (1) mois.</w:t>
      </w:r>
    </w:p>
    <w:p w14:paraId="60240DF7" w14:textId="77777777" w:rsidR="000C6034" w:rsidRPr="00003994" w:rsidRDefault="000C6034" w:rsidP="000C6034">
      <w:pPr>
        <w:pStyle w:val="Default"/>
        <w:jc w:val="both"/>
        <w:rPr>
          <w:rFonts w:asciiTheme="minorHAnsi" w:hAnsiTheme="minorHAnsi" w:cstheme="minorHAnsi"/>
          <w:color w:val="auto"/>
        </w:rPr>
      </w:pPr>
    </w:p>
    <w:p w14:paraId="6238B7C3"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Pr="000D5F3E" w:rsidRDefault="000C6034" w:rsidP="000C6034">
      <w:pPr>
        <w:pStyle w:val="Default"/>
        <w:jc w:val="both"/>
        <w:rPr>
          <w:rFonts w:asciiTheme="minorHAnsi" w:hAnsiTheme="minorHAnsi" w:cstheme="minorHAnsi"/>
          <w:b/>
          <w:bCs/>
          <w:color w:val="009E60"/>
        </w:rPr>
      </w:pPr>
    </w:p>
    <w:p w14:paraId="4033CD12" w14:textId="77777777" w:rsidR="000C6034" w:rsidRPr="000D5F3E" w:rsidRDefault="000C6034" w:rsidP="000C6034">
      <w:pPr>
        <w:pStyle w:val="Default"/>
        <w:jc w:val="both"/>
        <w:rPr>
          <w:rFonts w:asciiTheme="minorHAnsi" w:hAnsiTheme="minorHAnsi" w:cstheme="minorHAnsi"/>
          <w:b/>
          <w:bCs/>
          <w:color w:val="009E60"/>
        </w:rPr>
      </w:pPr>
    </w:p>
    <w:p w14:paraId="1E4F0648" w14:textId="7DB5CB0C"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7 – CONDITIONS FINANCIERES </w:t>
      </w:r>
    </w:p>
    <w:p w14:paraId="58B0AA5B"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8459BA" w14:textId="17882DBB"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lastRenderedPageBreak/>
        <w:t>7.1. Facturation dans le cadre de la MISE A DISPOSITION DE PERSONNEL</w:t>
      </w:r>
    </w:p>
    <w:p w14:paraId="4C72E0ED" w14:textId="77777777" w:rsidR="000C6034" w:rsidRPr="000D5F3E" w:rsidRDefault="000C6034" w:rsidP="000C6034">
      <w:pPr>
        <w:pStyle w:val="Default"/>
        <w:jc w:val="both"/>
        <w:rPr>
          <w:rFonts w:asciiTheme="minorHAnsi" w:hAnsiTheme="minorHAnsi" w:cstheme="minorHAnsi"/>
        </w:rPr>
      </w:pPr>
    </w:p>
    <w:p w14:paraId="6E2BD251" w14:textId="5D130C1E"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 xml:space="preserve">Pour la réalisation des prestations décrites à l’article 3.2, AT225 percevra du Client </w:t>
      </w:r>
      <w:r>
        <w:rPr>
          <w:rFonts w:asciiTheme="minorHAnsi" w:hAnsiTheme="minorHAnsi" w:cstheme="minorHAnsi"/>
          <w:color w:val="EE0000"/>
        </w:rPr>
        <w:t>CLIENT</w:t>
      </w:r>
      <w:r>
        <w:rPr>
          <w:rFonts w:asciiTheme="minorHAnsi" w:hAnsiTheme="minorHAnsi" w:cstheme="minorHAnsi"/>
          <w:color w:val="auto"/>
        </w:rPr>
        <w:t xml:space="preserve"> </w:t>
      </w:r>
      <w:r>
        <w:rPr>
          <w:rFonts w:asciiTheme="minorHAnsi" w:hAnsiTheme="minorHAnsi" w:cstheme="minorHAnsi"/>
        </w:rPr>
        <w:t xml:space="preserve">la somme de </w:t>
      </w:r>
      <w:r>
        <w:rPr>
          <w:rFonts w:asciiTheme="minorHAnsi" w:hAnsiTheme="minorHAnsi" w:cstheme="minorHAnsi"/>
          <w:color w:val="auto"/>
        </w:rPr>
        <w:t>« Voir Annexe 1 ».</w:t>
      </w:r>
    </w:p>
    <w:p w14:paraId="7756682E" w14:textId="77777777" w:rsidR="000C6034" w:rsidRPr="000D5F3E" w:rsidRDefault="000C6034" w:rsidP="000C6034">
      <w:pPr>
        <w:pStyle w:val="Default"/>
        <w:jc w:val="both"/>
        <w:rPr>
          <w:rFonts w:asciiTheme="minorHAnsi" w:hAnsiTheme="minorHAnsi" w:cstheme="minorHAnsi"/>
        </w:rPr>
      </w:pPr>
    </w:p>
    <w:p w14:paraId="32691BBE" w14:textId="4721B8EC" w:rsidR="00DB13E7" w:rsidRPr="000D5F3E" w:rsidRDefault="00DB13E7" w:rsidP="00DB13E7">
      <w:pPr>
        <w:pStyle w:val="Default"/>
        <w:jc w:val="both"/>
        <w:rPr>
          <w:rFonts w:asciiTheme="minorHAnsi" w:hAnsiTheme="minorHAnsi" w:cstheme="minorHAnsi"/>
          <w:color w:val="auto"/>
        </w:rPr>
      </w:pPr>
      <w:r>
        <w:rPr>
          <w:rFonts w:asciiTheme="minorHAnsi" w:hAnsiTheme="minorHAnsi" w:cstheme="minorHAnsi"/>
          <w:color w:val="auto"/>
        </w:rPr>
        <w:t>Ce montant inclus les paiements suivants :</w:t>
      </w:r>
    </w:p>
    <w:p w14:paraId="055A2264" w14:textId="5EF46AEF"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Salaires</w:t>
      </w:r>
    </w:p>
    <w:p w14:paraId="6DE60C0D" w14:textId="77777777"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Charges sociales et Patronales</w:t>
      </w:r>
    </w:p>
    <w:p w14:paraId="2D6931A1" w14:textId="3AAB2832" w:rsidR="00DB13E7" w:rsidRPr="000D5F3E" w:rsidRDefault="00DB13E7" w:rsidP="00DB13E7">
      <w:pPr>
        <w:pStyle w:val="Default"/>
        <w:numPr>
          <w:ilvl w:val="1"/>
          <w:numId w:val="3"/>
        </w:numPr>
        <w:jc w:val="both"/>
        <w:rPr>
          <w:rFonts w:asciiTheme="minorHAnsi" w:hAnsiTheme="minorHAnsi" w:cstheme="minorHAnsi"/>
          <w:color w:val="auto"/>
        </w:rPr>
      </w:pPr>
      <w:r>
        <w:rPr>
          <w:rFonts w:asciiTheme="minorHAnsi" w:hAnsiTheme="minorHAnsi" w:cstheme="minorHAnsi"/>
          <w:color w:val="auto"/>
        </w:rPr>
        <w:t>Déclaration à la CNPS, CMU</w:t>
      </w:r>
    </w:p>
    <w:p w14:paraId="37A1BE56" w14:textId="77777777"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Solde de tout compte provisionné</w:t>
      </w:r>
    </w:p>
    <w:p w14:paraId="530FC2B5" w14:textId="60E63993" w:rsidR="00DB13E7" w:rsidRPr="000D5F3E" w:rsidRDefault="00DB13E7" w:rsidP="00DB13E7">
      <w:pPr>
        <w:pStyle w:val="Default"/>
        <w:numPr>
          <w:ilvl w:val="1"/>
          <w:numId w:val="3"/>
        </w:numPr>
        <w:jc w:val="both"/>
        <w:rPr>
          <w:rFonts w:asciiTheme="minorHAnsi" w:hAnsiTheme="minorHAnsi" w:cstheme="minorHAnsi"/>
          <w:color w:val="auto"/>
        </w:rPr>
      </w:pPr>
      <w:r>
        <w:rPr>
          <w:rFonts w:asciiTheme="minorHAnsi" w:hAnsiTheme="minorHAnsi" w:cstheme="minorHAnsi"/>
          <w:color w:val="auto"/>
        </w:rPr>
        <w:t>AT225 est en charge de leur verser leurs droits en fin de mission.</w:t>
      </w:r>
    </w:p>
    <w:p w14:paraId="1EAD6EF3" w14:textId="77777777" w:rsidR="00DB13E7" w:rsidRPr="000D5F3E" w:rsidRDefault="00DB13E7" w:rsidP="00DB13E7">
      <w:pPr>
        <w:pStyle w:val="Default"/>
        <w:jc w:val="both"/>
        <w:rPr>
          <w:rFonts w:asciiTheme="minorHAnsi" w:hAnsiTheme="minorHAnsi" w:cstheme="minorHAnsi"/>
        </w:rPr>
      </w:pPr>
    </w:p>
    <w:p w14:paraId="7E8627E8" w14:textId="639AA2E3" w:rsidR="00DB13E7" w:rsidRPr="000D5F3E" w:rsidRDefault="00DB13E7" w:rsidP="00DB13E7">
      <w:pPr>
        <w:pStyle w:val="Default"/>
        <w:jc w:val="both"/>
        <w:rPr>
          <w:rFonts w:asciiTheme="minorHAnsi" w:hAnsiTheme="minorHAnsi" w:cstheme="minorHAnsi"/>
        </w:rPr>
      </w:pPr>
      <w:r>
        <w:rPr>
          <w:rFonts w:asciiTheme="minorHAnsi" w:hAnsiTheme="minorHAnsi" w:cstheme="minorHAnsi"/>
        </w:rPr>
        <w:t>En contrepartie des prestations réalisées par AT225 dans le cadre de la mission, le Client procédera au règlement des facturations présentées par AT225 suivant les modalités de règlements prévues dans le présent contrat.</w:t>
      </w:r>
    </w:p>
    <w:p w14:paraId="77B6C339" w14:textId="77777777" w:rsidR="000C6034" w:rsidRPr="000D5F3E" w:rsidRDefault="000C6034" w:rsidP="000C6034">
      <w:pPr>
        <w:pStyle w:val="Default"/>
        <w:jc w:val="both"/>
        <w:rPr>
          <w:rFonts w:asciiTheme="minorHAnsi" w:hAnsiTheme="minorHAnsi" w:cstheme="minorHAnsi"/>
        </w:rPr>
      </w:pPr>
    </w:p>
    <w:p w14:paraId="396C4D4E"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 montant des prestations est global forfaitaire, ferme, et non actualisable pendant toute la durée du contrat.</w:t>
      </w:r>
    </w:p>
    <w:p w14:paraId="0ADE7CE2" w14:textId="77777777" w:rsidR="000C6034" w:rsidRPr="000D5F3E" w:rsidRDefault="000C6034" w:rsidP="000C6034">
      <w:pPr>
        <w:pStyle w:val="Default"/>
        <w:jc w:val="both"/>
        <w:rPr>
          <w:rFonts w:asciiTheme="minorHAnsi" w:hAnsiTheme="minorHAnsi" w:cstheme="minorHAnsi"/>
        </w:rPr>
      </w:pPr>
    </w:p>
    <w:p w14:paraId="1469B1E3" w14:textId="77777777" w:rsidR="000C6034" w:rsidRPr="00A71FA1"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Le Client prendra en charge, en sus, tous les frais suivants :</w:t>
      </w:r>
    </w:p>
    <w:p w14:paraId="35DA0564" w14:textId="77777777" w:rsidR="000C6034" w:rsidRPr="00A71FA1" w:rsidRDefault="000C6034" w:rsidP="000C6034">
      <w:pPr>
        <w:pStyle w:val="Default"/>
        <w:jc w:val="both"/>
        <w:rPr>
          <w:rFonts w:asciiTheme="minorHAnsi" w:hAnsiTheme="minorHAnsi" w:cstheme="minorHAnsi"/>
          <w:color w:val="EE0000"/>
        </w:rPr>
      </w:pPr>
    </w:p>
    <w:p w14:paraId="09C6E434" w14:textId="77777777" w:rsidR="002919F5" w:rsidRPr="00A71FA1" w:rsidRDefault="000C6034" w:rsidP="002919F5">
      <w:pPr>
        <w:pStyle w:val="Default"/>
        <w:jc w:val="both"/>
        <w:rPr>
          <w:rFonts w:asciiTheme="minorHAnsi" w:hAnsiTheme="minorHAnsi" w:cstheme="minorHAnsi"/>
          <w:color w:val="EE0000"/>
        </w:rPr>
      </w:pPr>
      <w:r>
        <w:rPr>
          <w:rFonts w:asciiTheme="minorHAnsi" w:hAnsiTheme="minorHAnsi" w:cstheme="minorHAnsi"/>
          <w:color w:val="EE0000"/>
        </w:rPr>
        <w:t>-</w:t>
        <w:tab/>
        <w:t>Le transport pour se déplacer. Les frais de séjour et de déplacement selon ses</w:t>
      </w:r>
    </w:p>
    <w:p w14:paraId="080DA273" w14:textId="1B08585D" w:rsidR="000C6034" w:rsidRPr="00A71FA1" w:rsidRDefault="002919F5" w:rsidP="002919F5">
      <w:pPr>
        <w:pStyle w:val="Default"/>
        <w:jc w:val="both"/>
        <w:rPr>
          <w:rFonts w:asciiTheme="minorHAnsi" w:hAnsiTheme="minorHAnsi" w:cstheme="minorHAnsi"/>
          <w:color w:val="EE0000"/>
        </w:rPr>
      </w:pPr>
      <w:r>
        <w:rPr>
          <w:rFonts w:asciiTheme="minorHAnsi" w:hAnsiTheme="minorHAnsi" w:cstheme="minorHAnsi"/>
          <w:color w:val="EE0000"/>
        </w:rPr>
        <w:t xml:space="preserve">             conditions et modalités, lorsque l’intervenant effectue une mission hors d’Abidjan.</w:t>
      </w:r>
    </w:p>
    <w:p w14:paraId="0E1DD672" w14:textId="6F04B457" w:rsidR="000C6034" w:rsidRPr="00A71FA1" w:rsidRDefault="000C6034" w:rsidP="000C6034">
      <w:pPr>
        <w:pStyle w:val="Default"/>
        <w:jc w:val="both"/>
        <w:rPr>
          <w:rFonts w:asciiTheme="minorHAnsi" w:hAnsiTheme="minorHAnsi" w:cstheme="minorHAnsi"/>
          <w:color w:val="EE0000"/>
          <w:lang w:val="fr-FR"/>
        </w:rPr>
      </w:pPr>
      <w:r>
        <w:rPr>
          <w:rFonts w:asciiTheme="minorHAnsi" w:hAnsiTheme="minorHAnsi" w:cstheme="minorHAnsi"/>
          <w:color w:val="EE0000"/>
        </w:rPr>
        <w:t>-</w:t>
        <w:tab/>
        <w:t>Les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43B1905" w14:textId="4E16AFD9" w:rsidR="006B7D0D" w:rsidRPr="00A15190" w:rsidRDefault="006B7D0D"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7.2. Facturation dans le cadre du RECRUTEMENT</w:t>
      </w:r>
    </w:p>
    <w:p w14:paraId="77166F51" w14:textId="77777777" w:rsidR="006B7D0D" w:rsidRDefault="006B7D0D" w:rsidP="000C6034">
      <w:pPr>
        <w:pStyle w:val="Default"/>
        <w:jc w:val="both"/>
        <w:rPr>
          <w:rFonts w:asciiTheme="minorHAnsi" w:hAnsiTheme="minorHAnsi" w:cstheme="minorHAnsi"/>
        </w:rPr>
      </w:pPr>
    </w:p>
    <w:p w14:paraId="132B413F" w14:textId="3EE44ADD"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Les honoraires englobent les prestations suivantes d’Assistance Technique 225 : Recherche, sélection, entretiens, établissement des dossiers de Candidatures et organisation des entretiens Client</w:t>
      </w:r>
    </w:p>
    <w:p w14:paraId="7D72C58E" w14:textId="1CD7B701"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Les honoraires sont dus à Assistance Technique 225 dès la conclusion de l'engagement du Candidat par CLIENT (signature du Contrat de travail par les deux parties). Ils sont calculés de la manière suivante :</w:t>
      </w:r>
    </w:p>
    <w:p w14:paraId="3711D737" w14:textId="77777777"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ab/>
      </w:r>
    </w:p>
    <w:p w14:paraId="427A31EC" w14:textId="4E0822F2" w:rsidR="006B7D0D" w:rsidRPr="00A71FA1" w:rsidRDefault="006B7D0D" w:rsidP="006B7D0D">
      <w:pPr>
        <w:pStyle w:val="Default"/>
        <w:ind w:firstLine="708"/>
        <w:jc w:val="both"/>
        <w:rPr>
          <w:rFonts w:asciiTheme="minorHAnsi" w:hAnsiTheme="minorHAnsi" w:cstheme="minorHAnsi"/>
          <w:color w:val="EE0000"/>
        </w:rPr>
      </w:pPr>
      <w:r>
        <w:rPr>
          <w:rFonts w:asciiTheme="minorHAnsi" w:hAnsiTheme="minorHAnsi" w:cstheme="minorHAnsi"/>
        </w:rPr>
        <w:t>o</w:t>
        <w:tab/>
      </w:r>
      <w:r>
        <w:rPr>
          <w:rFonts w:asciiTheme="minorHAnsi" w:hAnsiTheme="minorHAnsi" w:cstheme="minorHAnsi"/>
          <w:color w:val="EE0000"/>
        </w:rPr>
        <w:t>un (1) mois de salaire Net du collaborateur recruté, payable en une seule fois.</w:t>
      </w:r>
    </w:p>
    <w:p w14:paraId="64D9F583" w14:textId="77777777" w:rsidR="006B7D0D" w:rsidRPr="006B7D0D" w:rsidRDefault="006B7D0D" w:rsidP="006B7D0D">
      <w:pPr>
        <w:pStyle w:val="Default"/>
        <w:jc w:val="both"/>
        <w:rPr>
          <w:rFonts w:asciiTheme="minorHAnsi" w:hAnsiTheme="minorHAnsi" w:cstheme="minorHAnsi"/>
        </w:rPr>
      </w:pPr>
    </w:p>
    <w:p w14:paraId="2DC68745" w14:textId="77777777" w:rsidR="006B7D0D" w:rsidRPr="000D5F3E" w:rsidRDefault="006B7D0D" w:rsidP="006B7D0D">
      <w:pPr>
        <w:pStyle w:val="Default"/>
        <w:jc w:val="both"/>
        <w:rPr>
          <w:rFonts w:asciiTheme="minorHAnsi" w:hAnsiTheme="minorHAnsi" w:cstheme="minorHAnsi"/>
        </w:rPr>
      </w:pPr>
      <w:r>
        <w:rPr>
          <w:rFonts w:asciiTheme="minorHAnsi" w:hAnsiTheme="minorHAnsi" w:cstheme="minorHAnsi"/>
        </w:rPr>
        <w:t xml:space="preserve">Les honoraires d’Assistance Technique 225 sont assortis </w:t>
      </w:r>
      <w:r>
        <w:rPr>
          <w:rFonts w:asciiTheme="minorHAnsi" w:hAnsiTheme="minorHAnsi" w:cstheme="minorHAnsi"/>
          <w:color w:val="EE0000"/>
        </w:rPr>
        <w:t>d’une garantie de trente jours calendaires</w:t>
      </w:r>
      <w:r>
        <w:rPr>
          <w:rFonts w:asciiTheme="minorHAnsi" w:hAnsiTheme="minorHAnsi" w:cstheme="minorHAnsi"/>
        </w:rPr>
        <w:t>.</w:t>
      </w:r>
    </w:p>
    <w:p w14:paraId="58A3D545" w14:textId="344031B7" w:rsidR="006B7D0D" w:rsidRPr="000D5F3E" w:rsidRDefault="006B7D0D" w:rsidP="006B7D0D">
      <w:pPr>
        <w:pStyle w:val="Default"/>
        <w:jc w:val="both"/>
        <w:rPr>
          <w:rFonts w:asciiTheme="minorHAnsi" w:hAnsiTheme="minorHAnsi" w:cstheme="minorHAnsi"/>
        </w:rPr>
      </w:pPr>
      <w:r>
        <w:rPr>
          <w:rFonts w:asciiTheme="minorHAnsi" w:hAnsiTheme="minorHAnsi" w:cstheme="minorHAnsi"/>
        </w:rPr>
        <w:t>Si le client ou le candidat résilie pour de justes motifs (exclu des justes motifs, toute modification substantielle du poste d’origine spécifié dans le mandat de prestation en recrutement initial), le contrat de travail dans les 30 jours suivant l’engagement effectif, Assistance Technique 225 s’engage à remplacer sans frais le candidat sortant.</w:t>
      </w:r>
    </w:p>
    <w:p w14:paraId="145B0071" w14:textId="77777777" w:rsidR="006B7D0D" w:rsidRPr="000D5F3E" w:rsidRDefault="006B7D0D" w:rsidP="006B7D0D">
      <w:pPr>
        <w:pStyle w:val="Default"/>
        <w:jc w:val="both"/>
        <w:rPr>
          <w:rFonts w:asciiTheme="minorHAnsi" w:hAnsiTheme="minorHAnsi" w:cstheme="minorHAnsi"/>
        </w:rPr>
      </w:pPr>
    </w:p>
    <w:p w14:paraId="25B45AAB" w14:textId="23F5FF98"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7.3. Conditions de facturation</w:t>
      </w:r>
    </w:p>
    <w:p w14:paraId="1307158F" w14:textId="77777777" w:rsidR="000C6034" w:rsidRPr="000D5F3E" w:rsidRDefault="000C6034" w:rsidP="000C6034">
      <w:pPr>
        <w:pStyle w:val="Default"/>
        <w:jc w:val="both"/>
        <w:rPr>
          <w:rFonts w:asciiTheme="minorHAnsi" w:hAnsiTheme="minorHAnsi" w:cstheme="minorHAnsi"/>
          <w:b/>
          <w:bCs/>
          <w:i/>
          <w:iCs/>
          <w:color w:val="F77F00"/>
        </w:rPr>
      </w:pPr>
    </w:p>
    <w:p w14:paraId="11D2D4B6"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Les conditions de facturation sont les suivantes :</w:t>
      </w:r>
    </w:p>
    <w:p w14:paraId="603701B6" w14:textId="77777777" w:rsidR="000C6034" w:rsidRPr="000D5F3E" w:rsidRDefault="000C6034" w:rsidP="000C6034">
      <w:pPr>
        <w:pStyle w:val="Default"/>
        <w:jc w:val="both"/>
        <w:rPr>
          <w:rFonts w:asciiTheme="minorHAnsi" w:hAnsiTheme="minorHAnsi" w:cstheme="minorHAnsi"/>
        </w:rPr>
      </w:pPr>
    </w:p>
    <w:p w14:paraId="39499AC7" w14:textId="44C2CD01" w:rsidR="000C6034" w:rsidRPr="000D5F3E" w:rsidRDefault="000C6034" w:rsidP="000C6034">
      <w:pPr>
        <w:pStyle w:val="Default"/>
        <w:jc w:val="both"/>
        <w:rPr>
          <w:rFonts w:asciiTheme="minorHAnsi" w:hAnsiTheme="minorHAnsi" w:cstheme="minorHAnsi"/>
        </w:rPr>
      </w:pPr>
      <w:r>
        <w:rPr>
          <w:rFonts w:asciiTheme="minorHAnsi" w:hAnsiTheme="minorHAnsi" w:cstheme="minorHAnsi"/>
        </w:rPr>
        <w:lastRenderedPageBreak/>
        <w:t>Les prestations fournies par Assistance Technique 225 feront l'objet d'une facturation mensuelle basée sur l'état d'avancement tel que constaté à l'occasion du Compte Rendu d'Activité Mensuel (Fiche de pointage) contresigné en fin de mois.</w:t>
      </w:r>
    </w:p>
    <w:p w14:paraId="57C3A134" w14:textId="77777777" w:rsidR="000C6034" w:rsidRPr="000D5F3E" w:rsidRDefault="000C6034" w:rsidP="000C6034">
      <w:pPr>
        <w:pStyle w:val="Default"/>
        <w:jc w:val="both"/>
        <w:rPr>
          <w:rFonts w:asciiTheme="minorHAnsi" w:hAnsiTheme="minorHAnsi" w:cstheme="minorHAnsi"/>
        </w:rPr>
      </w:pPr>
    </w:p>
    <w:p w14:paraId="070C2ABA" w14:textId="77777777" w:rsidR="000C6034" w:rsidRPr="000D5F3E" w:rsidRDefault="000C6034" w:rsidP="000C6034">
      <w:pPr>
        <w:pStyle w:val="Default"/>
        <w:jc w:val="both"/>
        <w:rPr>
          <w:rFonts w:asciiTheme="minorHAnsi" w:hAnsiTheme="minorHAnsi" w:cstheme="minorHAnsi"/>
          <w:b/>
          <w:bCs/>
          <w:i/>
          <w:iCs/>
          <w:color w:val="F77F00"/>
        </w:rPr>
      </w:pPr>
    </w:p>
    <w:p w14:paraId="78CFC515" w14:textId="77777777"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7.3. Conditions de règlement</w:t>
      </w:r>
    </w:p>
    <w:p w14:paraId="55C8BA94" w14:textId="77777777" w:rsidR="000C6034" w:rsidRPr="000D5F3E" w:rsidRDefault="000C6034" w:rsidP="000C6034">
      <w:pPr>
        <w:pStyle w:val="Default"/>
        <w:jc w:val="both"/>
        <w:rPr>
          <w:rFonts w:asciiTheme="minorHAnsi" w:hAnsiTheme="minorHAnsi" w:cstheme="minorHAnsi"/>
          <w:b/>
          <w:bCs/>
          <w:i/>
          <w:iCs/>
          <w:color w:val="F77F00"/>
        </w:rPr>
      </w:pPr>
    </w:p>
    <w:p w14:paraId="10AA94AA" w14:textId="41B897FB"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 xml:space="preserve">Les factures sont payables en FCFA par virement bancaire, </w:t>
      </w:r>
      <w:r>
        <w:rPr>
          <w:rFonts w:asciiTheme="minorHAnsi" w:hAnsiTheme="minorHAnsi" w:cstheme="minorHAnsi"/>
          <w:color w:val="auto"/>
        </w:rPr>
        <w:t xml:space="preserve">à trente (30) jours </w:t>
      </w:r>
      <w:r>
        <w:rPr>
          <w:rFonts w:asciiTheme="minorHAnsi" w:hAnsiTheme="minorHAnsi" w:cstheme="minorHAnsi"/>
        </w:rPr>
        <w:t xml:space="preserve">nets après réception de la facture originale. </w:t>
      </w:r>
    </w:p>
    <w:p w14:paraId="7B15E983" w14:textId="77777777" w:rsidR="000C6034" w:rsidRPr="000D5F3E" w:rsidRDefault="000C6034" w:rsidP="000C6034">
      <w:pPr>
        <w:pStyle w:val="Default"/>
        <w:jc w:val="both"/>
        <w:rPr>
          <w:rFonts w:asciiTheme="minorHAnsi" w:hAnsiTheme="minorHAnsi" w:cstheme="minorHAnsi"/>
        </w:rPr>
      </w:pPr>
    </w:p>
    <w:p w14:paraId="12AC49CB"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Les factures seront payables sur le compte bancaire suivant :</w:t>
      </w:r>
    </w:p>
    <w:p w14:paraId="32D46CC2" w14:textId="77777777" w:rsidR="000C6034" w:rsidRPr="000D5F3E" w:rsidRDefault="000C6034" w:rsidP="000C6034">
      <w:pPr>
        <w:pStyle w:val="Default"/>
        <w:jc w:val="both"/>
        <w:rPr>
          <w:rFonts w:asciiTheme="minorHAnsi" w:hAnsiTheme="minorHAnsi" w:cstheme="minorHAnsi"/>
        </w:rPr>
      </w:pPr>
      <w:bookmarkStart w:id="0" w:name="_Hlk32224968"/>
    </w:p>
    <w:bookmarkEnd w:id="0"/>
    <w:p w14:paraId="08521DD5"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ASSISTANCE TECHNIQUE 225</w:t>
      </w:r>
    </w:p>
    <w:p w14:paraId="514F2754"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ECOBANK</w:t>
      </w:r>
    </w:p>
    <w:p w14:paraId="64A4AF22" w14:textId="77777777" w:rsidR="00E14A14" w:rsidRPr="008904E6" w:rsidRDefault="00E14A14" w:rsidP="00E14A14">
      <w:pPr>
        <w:pStyle w:val="Default"/>
        <w:jc w:val="both"/>
        <w:rPr>
          <w:rFonts w:asciiTheme="minorHAnsi" w:hAnsiTheme="minorHAnsi" w:cstheme="minorHAnsi"/>
          <w:lang w:val="fr-FR"/>
        </w:rPr>
      </w:pPr>
      <w:r>
        <w:rPr>
          <w:rFonts w:asciiTheme="minorHAnsi" w:hAnsiTheme="minorHAnsi" w:cstheme="minorHAnsi"/>
          <w:lang w:val="fr-FR"/>
        </w:rPr>
        <w:t xml:space="preserve">COMPTE : </w:t>
      </w:r>
      <w:bookmarkStart w:id="1" w:name="_Hlk199276875"/>
      <w:r>
        <w:rPr>
          <w:rFonts w:asciiTheme="minorHAnsi" w:hAnsiTheme="minorHAnsi" w:cstheme="minorHAnsi"/>
          <w:lang w:val="fr-FR"/>
        </w:rPr>
        <w:t>CI059 01014 122339380001 57 XOF (ECOBANK)</w:t>
      </w:r>
      <w:bookmarkEnd w:id="1"/>
    </w:p>
    <w:p w14:paraId="1CDFA197" w14:textId="77777777" w:rsidR="00E14A14" w:rsidRPr="00975C52" w:rsidRDefault="00E14A14" w:rsidP="00E14A14">
      <w:pPr>
        <w:pStyle w:val="Default"/>
        <w:jc w:val="both"/>
        <w:rPr>
          <w:rFonts w:asciiTheme="minorHAnsi" w:hAnsiTheme="minorHAnsi" w:cstheme="minorHAnsi"/>
          <w:lang w:val="it-IT"/>
        </w:rPr>
      </w:pPr>
      <w:r>
        <w:rPr>
          <w:rFonts w:asciiTheme="minorHAnsi" w:hAnsiTheme="minorHAnsi" w:cstheme="minorHAnsi"/>
          <w:lang w:val="it-IT"/>
        </w:rPr>
        <w:t>BIC/SWIFT : ECOCCIAB</w:t>
      </w:r>
    </w:p>
    <w:p w14:paraId="4A46E975" w14:textId="77777777" w:rsidR="00E14A14" w:rsidRPr="008904E6" w:rsidRDefault="00E14A14" w:rsidP="00E14A14">
      <w:pPr>
        <w:pStyle w:val="Default"/>
        <w:jc w:val="both"/>
        <w:rPr>
          <w:rFonts w:asciiTheme="minorHAnsi" w:hAnsiTheme="minorHAnsi" w:cstheme="minorHAnsi"/>
          <w:lang w:val="it-IT"/>
        </w:rPr>
      </w:pPr>
      <w:r>
        <w:rPr>
          <w:rFonts w:asciiTheme="minorHAnsi" w:hAnsiTheme="minorHAnsi" w:cstheme="minorHAnsi"/>
          <w:lang w:val="it-IT"/>
        </w:rPr>
        <w:t>IBAN : CI93 CI05 9010 1412 2339 3800 0157</w:t>
      </w:r>
    </w:p>
    <w:p w14:paraId="3DEA1531" w14:textId="77777777" w:rsidR="000C6034" w:rsidRPr="000D5F3E" w:rsidRDefault="000C6034" w:rsidP="000C6034">
      <w:pPr>
        <w:pStyle w:val="Default"/>
        <w:jc w:val="both"/>
        <w:rPr>
          <w:rFonts w:asciiTheme="minorHAnsi" w:hAnsiTheme="minorHAnsi" w:cstheme="minorHAnsi"/>
          <w:color w:val="009E60"/>
          <w:lang w:val="it-IT"/>
        </w:rPr>
      </w:pPr>
      <w:bookmarkStart w:id="2" w:name="_Hlk16585691"/>
    </w:p>
    <w:p w14:paraId="373C5CF5" w14:textId="77777777" w:rsidR="005334DA" w:rsidRPr="000D5F3E" w:rsidRDefault="005334DA" w:rsidP="000C6034">
      <w:pPr>
        <w:pStyle w:val="Default"/>
        <w:jc w:val="both"/>
        <w:rPr>
          <w:rFonts w:asciiTheme="minorHAnsi" w:hAnsiTheme="minorHAnsi" w:cstheme="minorHAnsi"/>
          <w:color w:val="009E60"/>
          <w:lang w:val="it-IT"/>
        </w:rPr>
      </w:pPr>
    </w:p>
    <w:bookmarkEnd w:id="2"/>
    <w:p w14:paraId="583BC96C"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8 – FORCE MAJEURE</w:t>
      </w:r>
    </w:p>
    <w:p w14:paraId="08AB1F29"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27D72317"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8.1 Définition</w:t>
      </w:r>
    </w:p>
    <w:p w14:paraId="0369EFDE"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Pr="000D5F3E" w:rsidRDefault="000C6034" w:rsidP="000C6034">
      <w:pPr>
        <w:pStyle w:val="Default"/>
        <w:jc w:val="both"/>
        <w:rPr>
          <w:rFonts w:asciiTheme="minorHAnsi" w:hAnsiTheme="minorHAnsi" w:cstheme="minorHAnsi"/>
          <w:bCs/>
          <w:color w:val="auto"/>
        </w:rPr>
      </w:pPr>
    </w:p>
    <w:p w14:paraId="610B8743"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Pr="000D5F3E" w:rsidRDefault="000C6034" w:rsidP="000C6034">
      <w:pPr>
        <w:pStyle w:val="Default"/>
        <w:jc w:val="both"/>
        <w:rPr>
          <w:rFonts w:asciiTheme="minorHAnsi" w:hAnsiTheme="minorHAnsi" w:cstheme="minorHAnsi"/>
          <w:bCs/>
          <w:color w:val="auto"/>
        </w:rPr>
      </w:pPr>
    </w:p>
    <w:p w14:paraId="47C64B6F"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8.2. Mise en œuvre</w:t>
      </w:r>
    </w:p>
    <w:p w14:paraId="1D48C894"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Pr="000D5F3E" w:rsidRDefault="000C6034" w:rsidP="000C6034">
      <w:pPr>
        <w:pStyle w:val="Default"/>
        <w:jc w:val="both"/>
        <w:rPr>
          <w:rFonts w:asciiTheme="minorHAnsi" w:hAnsiTheme="minorHAnsi" w:cstheme="minorHAnsi"/>
          <w:bCs/>
          <w:color w:val="auto"/>
        </w:rPr>
      </w:pPr>
    </w:p>
    <w:p w14:paraId="44CBC7B7"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Pr="000D5F3E" w:rsidRDefault="000C6034" w:rsidP="000C6034">
      <w:pPr>
        <w:pStyle w:val="Default"/>
        <w:jc w:val="both"/>
        <w:rPr>
          <w:rFonts w:asciiTheme="minorHAnsi" w:hAnsiTheme="minorHAnsi" w:cstheme="minorHAnsi"/>
          <w:color w:val="auto"/>
        </w:rPr>
      </w:pPr>
    </w:p>
    <w:p w14:paraId="6330DB23" w14:textId="77777777" w:rsidR="000C6034" w:rsidRPr="000D5F3E" w:rsidRDefault="000C6034" w:rsidP="000C6034">
      <w:pPr>
        <w:pStyle w:val="Default"/>
        <w:jc w:val="both"/>
        <w:rPr>
          <w:rFonts w:asciiTheme="minorHAnsi" w:hAnsiTheme="minorHAnsi" w:cstheme="minorHAnsi"/>
          <w:color w:val="auto"/>
        </w:rPr>
      </w:pPr>
    </w:p>
    <w:p w14:paraId="6453CAFE" w14:textId="1B2C59F9"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9 – NON-SOLLICITATION DU PERSONNEL</w:t>
      </w:r>
    </w:p>
    <w:p w14:paraId="7D9F6715"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74297A6"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9.1 Règle</w:t>
      </w:r>
    </w:p>
    <w:p w14:paraId="00C0A170" w14:textId="77777777" w:rsidR="000C6034" w:rsidRPr="000D5F3E" w:rsidRDefault="000C6034" w:rsidP="000C6034">
      <w:pPr>
        <w:pStyle w:val="Default"/>
        <w:jc w:val="both"/>
        <w:rPr>
          <w:rFonts w:asciiTheme="minorHAnsi" w:hAnsiTheme="minorHAnsi" w:cstheme="minorHAnsi"/>
          <w:color w:val="auto"/>
        </w:rPr>
      </w:pPr>
    </w:p>
    <w:p w14:paraId="78FDE8E7" w14:textId="7850A002"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Pendant toute la durée de la mission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14D77A31" w14:textId="77777777" w:rsidR="000C6034" w:rsidRPr="000D5F3E" w:rsidRDefault="000C6034" w:rsidP="000C6034">
      <w:pPr>
        <w:pStyle w:val="Default"/>
        <w:jc w:val="both"/>
        <w:rPr>
          <w:rFonts w:asciiTheme="minorHAnsi" w:hAnsiTheme="minorHAnsi" w:cstheme="minorHAnsi"/>
          <w:color w:val="auto"/>
        </w:rPr>
      </w:pPr>
    </w:p>
    <w:p w14:paraId="29777960"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9.2 Violation de la règle</w:t>
      </w:r>
    </w:p>
    <w:p w14:paraId="67782DF7" w14:textId="77777777" w:rsidR="000C6034" w:rsidRPr="000D5F3E" w:rsidRDefault="000C6034" w:rsidP="000C6034">
      <w:pPr>
        <w:pStyle w:val="Default"/>
        <w:jc w:val="both"/>
        <w:rPr>
          <w:rFonts w:asciiTheme="minorHAnsi" w:hAnsiTheme="minorHAnsi" w:cstheme="minorHAnsi"/>
          <w:color w:val="auto"/>
        </w:rPr>
      </w:pPr>
    </w:p>
    <w:p w14:paraId="0888519F" w14:textId="64EFA800"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En cas de violation de cette disposition, c’est-à-dire de recrutement directement ou indirectement, par l’intermédiaire d’un tiers pour le compte du Client, celui-ci paiera à AT225, une indemnité équivalente à 12 mois de rémunération au titre de l’intervenant concerné.</w:t>
      </w:r>
    </w:p>
    <w:p w14:paraId="70B00206" w14:textId="77777777" w:rsidR="000C6034" w:rsidRPr="000D5F3E" w:rsidRDefault="000C6034" w:rsidP="000C6034">
      <w:pPr>
        <w:pStyle w:val="Default"/>
        <w:jc w:val="both"/>
        <w:rPr>
          <w:rFonts w:asciiTheme="minorHAnsi" w:hAnsiTheme="minorHAnsi" w:cstheme="minorHAnsi"/>
          <w:color w:val="auto"/>
        </w:rPr>
      </w:pPr>
    </w:p>
    <w:p w14:paraId="2B4A820A" w14:textId="77777777" w:rsidR="000C6034" w:rsidRPr="000D5F3E" w:rsidRDefault="000C6034" w:rsidP="000C6034">
      <w:pPr>
        <w:pStyle w:val="Default"/>
        <w:jc w:val="both"/>
        <w:rPr>
          <w:rFonts w:asciiTheme="minorHAnsi" w:hAnsiTheme="minorHAnsi" w:cstheme="minorHAnsi"/>
          <w:color w:val="auto"/>
        </w:rPr>
      </w:pPr>
    </w:p>
    <w:p w14:paraId="646B75CC"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 xml:space="preserve">ARTICLE 10 – PRISE D’EFFET &amp; DUREE DU CONTRAT </w:t>
      </w:r>
    </w:p>
    <w:p w14:paraId="09930DD8"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986DF2C" w14:textId="60474DA5" w:rsidR="000C6034" w:rsidRPr="000D5F3E" w:rsidRDefault="00AC6F2F"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Pr>
          <w:rFonts w:asciiTheme="minorHAnsi" w:hAnsiTheme="minorHAnsi" w:cstheme="minorHAnsi"/>
          <w:color w:val="EE0000"/>
        </w:rPr>
        <w:t xml:space="preserve">[à compléter] </w:t>
      </w:r>
      <w:r>
        <w:rPr>
          <w:rFonts w:asciiTheme="minorHAnsi" w:hAnsiTheme="minorHAnsi" w:cstheme="minorHAnsi"/>
          <w:color w:val="auto"/>
        </w:rPr>
        <w:t xml:space="preserve">jusqu’au </w:t>
      </w:r>
      <w:r>
        <w:rPr>
          <w:rFonts w:asciiTheme="minorHAnsi" w:hAnsiTheme="minorHAnsi" w:cstheme="minorHAnsi"/>
          <w:color w:val="EE0000"/>
        </w:rPr>
        <w:t>[à compléter]</w:t>
      </w:r>
      <w:r>
        <w:rPr>
          <w:rFonts w:asciiTheme="minorHAnsi" w:hAnsiTheme="minorHAnsi" w:cstheme="minorHAnsi"/>
          <w:color w:val="548DD4" w:themeColor="text2" w:themeTint="99"/>
        </w:rPr>
        <w:t>.</w:t>
      </w:r>
      <w:r>
        <w:rPr>
          <w:rFonts w:asciiTheme="minorHAnsi" w:hAnsiTheme="minorHAnsi" w:cstheme="minorHAnsi"/>
          <w:color w:val="auto"/>
        </w:rPr>
        <w:t xml:space="preserve"> </w:t>
      </w:r>
    </w:p>
    <w:p w14:paraId="762C94AA" w14:textId="77777777" w:rsidR="000C6034" w:rsidRPr="000D5F3E" w:rsidRDefault="000C6034" w:rsidP="000C6034">
      <w:pPr>
        <w:pStyle w:val="Default"/>
        <w:jc w:val="both"/>
        <w:rPr>
          <w:rFonts w:asciiTheme="minorHAnsi" w:hAnsiTheme="minorHAnsi" w:cstheme="minorHAnsi"/>
          <w:color w:val="auto"/>
        </w:rPr>
      </w:pPr>
    </w:p>
    <w:p w14:paraId="27503D5D"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pourra faire l’objet d’un renouvellement par la signature d’un nouveau Contrat à la fin du présent Contrat.</w:t>
      </w:r>
    </w:p>
    <w:p w14:paraId="4C4ED926" w14:textId="77777777" w:rsidR="000C6034" w:rsidRPr="000D5F3E" w:rsidRDefault="000C6034" w:rsidP="000C6034">
      <w:pPr>
        <w:pStyle w:val="Default"/>
        <w:jc w:val="both"/>
        <w:rPr>
          <w:rFonts w:asciiTheme="minorHAnsi" w:hAnsiTheme="minorHAnsi" w:cstheme="minorHAnsi"/>
          <w:b/>
          <w:bCs/>
          <w:color w:val="009E60"/>
        </w:rPr>
      </w:pPr>
    </w:p>
    <w:p w14:paraId="07ED61C5"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11 – CONFIDENTIALITE</w:t>
      </w:r>
    </w:p>
    <w:p w14:paraId="38CC89AD"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9CA73CA"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6C8B9DE" w14:textId="77777777" w:rsidR="000C6034" w:rsidRPr="000D5F3E" w:rsidRDefault="000C6034" w:rsidP="000C6034">
      <w:pPr>
        <w:pStyle w:val="Default"/>
        <w:jc w:val="both"/>
        <w:rPr>
          <w:rFonts w:asciiTheme="minorHAnsi" w:hAnsiTheme="minorHAnsi" w:cstheme="minorHAnsi"/>
          <w:lang w:val="fr-FR"/>
        </w:rPr>
      </w:pPr>
    </w:p>
    <w:p w14:paraId="5D8F36F0"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5A3B855B" w14:textId="77777777" w:rsidR="000C6034" w:rsidRPr="000D5F3E" w:rsidRDefault="000C6034" w:rsidP="000C6034">
      <w:pPr>
        <w:pStyle w:val="Default"/>
        <w:jc w:val="both"/>
        <w:rPr>
          <w:rFonts w:asciiTheme="minorHAnsi" w:hAnsiTheme="minorHAnsi" w:cstheme="minorHAnsi"/>
          <w:lang w:val="fr-FR"/>
        </w:rPr>
      </w:pPr>
    </w:p>
    <w:p w14:paraId="3877CAAD"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les garder et les traiter avec le degré de protection adéquat ;</w:t>
      </w:r>
    </w:p>
    <w:p w14:paraId="66A727C9" w14:textId="77777777" w:rsidR="000C6034" w:rsidRPr="000D5F3E" w:rsidRDefault="000C6034" w:rsidP="000C6034">
      <w:pPr>
        <w:pStyle w:val="Default"/>
        <w:ind w:left="720"/>
        <w:jc w:val="both"/>
        <w:rPr>
          <w:rFonts w:asciiTheme="minorHAnsi" w:hAnsiTheme="minorHAnsi" w:cstheme="minorHAnsi"/>
          <w:lang w:val="fr-FR"/>
        </w:rPr>
      </w:pPr>
    </w:p>
    <w:p w14:paraId="35AE3B2A"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les divulguer à un tiers, que ce dernier lui soit apparenté, affilié ou non ;</w:t>
      </w:r>
    </w:p>
    <w:p w14:paraId="7820785F" w14:textId="77777777" w:rsidR="000C6034" w:rsidRPr="000D5F3E" w:rsidRDefault="000C6034" w:rsidP="000C6034">
      <w:pPr>
        <w:pStyle w:val="Paragraphedeliste"/>
        <w:rPr>
          <w:rFonts w:asciiTheme="minorHAnsi" w:hAnsiTheme="minorHAnsi" w:cstheme="minorHAnsi"/>
        </w:rPr>
      </w:pPr>
    </w:p>
    <w:p w14:paraId="10B6C49C"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permettre ni faciliter, sauf autorisation préalable et écrite du Client, la publication ou la diffusion de telles Informations Confidentielles ;</w:t>
      </w:r>
    </w:p>
    <w:p w14:paraId="4EA13DF5" w14:textId="77777777" w:rsidR="000C6034" w:rsidRPr="000D5F3E" w:rsidRDefault="000C6034" w:rsidP="000C6034">
      <w:pPr>
        <w:pStyle w:val="Paragraphedeliste"/>
        <w:rPr>
          <w:rFonts w:asciiTheme="minorHAnsi" w:hAnsiTheme="minorHAnsi" w:cstheme="minorHAnsi"/>
        </w:rPr>
      </w:pPr>
    </w:p>
    <w:p w14:paraId="1AD2BD11"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21ABFF95" w14:textId="77777777" w:rsidR="000C6034" w:rsidRPr="000D5F3E" w:rsidRDefault="000C6034" w:rsidP="000C6034">
      <w:pPr>
        <w:pStyle w:val="Paragraphedeliste"/>
        <w:rPr>
          <w:rFonts w:asciiTheme="minorHAnsi" w:hAnsiTheme="minorHAnsi" w:cstheme="minorHAnsi"/>
        </w:rPr>
      </w:pPr>
    </w:p>
    <w:p w14:paraId="5E78B8C4"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Cependant, ne constituent pas des Informations Confidentielles, les informations qui :</w:t>
      </w:r>
    </w:p>
    <w:p w14:paraId="58551589" w14:textId="77777777" w:rsidR="000C6034" w:rsidRPr="000D5F3E" w:rsidRDefault="000C6034" w:rsidP="000C6034">
      <w:pPr>
        <w:pStyle w:val="Paragraphedeliste"/>
        <w:rPr>
          <w:rFonts w:asciiTheme="minorHAnsi" w:hAnsiTheme="minorHAnsi" w:cstheme="minorHAnsi"/>
        </w:rPr>
      </w:pPr>
    </w:p>
    <w:p w14:paraId="53281CE8"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déjà dans le domaine public au moment de leur communication à AT225 et/ou ;</w:t>
      </w:r>
    </w:p>
    <w:p w14:paraId="44E9DEF3"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lastRenderedPageBreak/>
        <w:t>Etaient connues par AT225 antérieurement à leur communication et/ou ;</w:t>
      </w:r>
    </w:p>
    <w:p w14:paraId="5B1AF4FB" w14:textId="77777777" w:rsidR="000C6034" w:rsidRPr="000D5F3E" w:rsidRDefault="000C6034" w:rsidP="000C6034">
      <w:pPr>
        <w:pStyle w:val="Default"/>
        <w:ind w:left="720"/>
        <w:jc w:val="both"/>
        <w:rPr>
          <w:rFonts w:asciiTheme="minorHAnsi" w:hAnsiTheme="minorHAnsi" w:cstheme="minorHAnsi"/>
          <w:lang w:val="fr-FR"/>
        </w:rPr>
      </w:pPr>
    </w:p>
    <w:p w14:paraId="34351FD2"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Sont tombées dans le domaine public après leur communication a AT225, sans manquement de celui-ci à l’accord.</w:t>
      </w:r>
    </w:p>
    <w:p w14:paraId="75127E92" w14:textId="77777777" w:rsidR="000C6034" w:rsidRPr="000D5F3E" w:rsidRDefault="000C6034" w:rsidP="000C6034">
      <w:pPr>
        <w:pStyle w:val="Default"/>
        <w:jc w:val="both"/>
        <w:rPr>
          <w:rFonts w:asciiTheme="minorHAnsi" w:hAnsiTheme="minorHAnsi" w:cstheme="minorHAnsi"/>
          <w:lang w:val="fr-FR"/>
        </w:rPr>
      </w:pPr>
    </w:p>
    <w:p w14:paraId="618EAB96"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9597FC5" w14:textId="77777777" w:rsidR="000C6034" w:rsidRPr="000D5F3E" w:rsidRDefault="000C6034" w:rsidP="000C6034">
      <w:pPr>
        <w:pStyle w:val="Default"/>
        <w:jc w:val="both"/>
        <w:rPr>
          <w:rFonts w:asciiTheme="minorHAnsi" w:hAnsiTheme="minorHAnsi" w:cstheme="minorHAnsi"/>
          <w:b/>
          <w:bCs/>
          <w:color w:val="009E60"/>
        </w:rPr>
      </w:pPr>
    </w:p>
    <w:p w14:paraId="39878015" w14:textId="77777777" w:rsidR="000C6034" w:rsidRPr="000D5F3E" w:rsidRDefault="000C6034" w:rsidP="000C6034">
      <w:pPr>
        <w:pStyle w:val="Default"/>
        <w:jc w:val="both"/>
        <w:rPr>
          <w:rFonts w:asciiTheme="minorHAnsi" w:hAnsiTheme="minorHAnsi" w:cstheme="minorHAnsi"/>
          <w:b/>
          <w:bCs/>
          <w:color w:val="009E60"/>
        </w:rPr>
      </w:pPr>
      <w:r>
        <w:rPr>
          <w:rFonts w:asciiTheme="minorHAnsi" w:hAnsiTheme="minorHAnsi" w:cs="Calibri"/>
          <w:b/>
          <w:color w:val="009E60"/>
        </w:rPr>
        <w:t>ARTICLE 12 – PROPRIETE DES RAPPORTS ET RESULTATS</w:t>
      </w:r>
    </w:p>
    <w:p w14:paraId="1E498577" w14:textId="77777777" w:rsidR="000C6034" w:rsidRPr="000D5F3E" w:rsidRDefault="000C6034" w:rsidP="000C6034">
      <w:pPr>
        <w:pStyle w:val="Default"/>
        <w:jc w:val="both"/>
        <w:rPr>
          <w:rFonts w:asciiTheme="minorHAnsi" w:hAnsiTheme="minorHAnsi" w:cstheme="minorHAnsi"/>
          <w:b/>
          <w:bCs/>
          <w:color w:val="009E60"/>
        </w:rPr>
      </w:pPr>
    </w:p>
    <w:p w14:paraId="0591E5EC"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492E5158" w14:textId="77777777" w:rsidR="000C6034" w:rsidRPr="000D5F3E" w:rsidRDefault="000C6034" w:rsidP="000C6034">
      <w:pPr>
        <w:pStyle w:val="Default"/>
        <w:jc w:val="both"/>
        <w:rPr>
          <w:rFonts w:asciiTheme="minorHAnsi" w:hAnsiTheme="minorHAnsi" w:cstheme="minorHAnsi"/>
        </w:rPr>
      </w:pPr>
    </w:p>
    <w:p w14:paraId="10F3892B"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19583BDC" w14:textId="77777777" w:rsidR="00814D17" w:rsidRPr="000D5F3E" w:rsidRDefault="00814D17" w:rsidP="000C6034">
      <w:pPr>
        <w:rPr>
          <w:rFonts w:asciiTheme="minorHAnsi" w:hAnsiTheme="minorHAnsi" w:cs="Calibri"/>
          <w:b/>
          <w:color w:val="009E60"/>
        </w:rPr>
      </w:pPr>
    </w:p>
    <w:p w14:paraId="52D78A9B" w14:textId="77777777" w:rsidR="00103AE8" w:rsidRPr="000D5F3E" w:rsidRDefault="00103AE8" w:rsidP="000C6034">
      <w:pPr>
        <w:rPr>
          <w:rFonts w:asciiTheme="minorHAnsi" w:eastAsiaTheme="minorHAnsi" w:hAnsiTheme="minorHAnsi" w:cstheme="minorHAnsi"/>
          <w:color w:val="000000"/>
          <w:lang w:val="fr-CH" w:eastAsia="en-US"/>
        </w:rPr>
      </w:pPr>
    </w:p>
    <w:p w14:paraId="28660753" w14:textId="3F237087" w:rsidR="000C6034" w:rsidRPr="000D5F3E" w:rsidRDefault="000C6034" w:rsidP="000C6034">
      <w:pPr>
        <w:rPr>
          <w:rFonts w:asciiTheme="minorHAnsi" w:hAnsiTheme="minorHAnsi" w:cs="Calibri"/>
          <w:b/>
          <w:color w:val="009E60"/>
          <w:u w:val="single"/>
        </w:rPr>
      </w:pPr>
      <w:r>
        <w:rPr>
          <w:rFonts w:asciiTheme="minorHAnsi" w:hAnsiTheme="minorHAnsi" w:cs="Calibri"/>
          <w:b/>
          <w:color w:val="009E60"/>
        </w:rPr>
        <w:t>ARTICLE 13 – LOI APPLICABLE ET JURIDICTION COMPETENTE</w:t>
      </w:r>
    </w:p>
    <w:p w14:paraId="6D33B418" w14:textId="77777777" w:rsidR="000C6034" w:rsidRPr="000D5F3E" w:rsidRDefault="000C6034" w:rsidP="000C6034">
      <w:pPr>
        <w:jc w:val="both"/>
        <w:rPr>
          <w:rFonts w:asciiTheme="minorHAnsi" w:hAnsiTheme="minorHAnsi" w:cs="Calibri"/>
          <w:b/>
          <w:color w:val="009E60"/>
        </w:rPr>
      </w:pPr>
    </w:p>
    <w:p w14:paraId="7390FEB7" w14:textId="4E4FE33D" w:rsidR="000C6034" w:rsidRPr="000D5F3E" w:rsidRDefault="000C6034" w:rsidP="000C6034">
      <w:pPr>
        <w:jc w:val="both"/>
        <w:rPr>
          <w:rFonts w:asciiTheme="minorHAnsi" w:hAnsiTheme="minorHAnsi" w:cs="Calibri"/>
        </w:rPr>
      </w:pPr>
      <w:r>
        <w:rPr>
          <w:rFonts w:asciiTheme="minorHAnsi" w:hAnsiTheme="minorHAnsi" w:cs="Calibri"/>
        </w:rPr>
        <w:t>13.1. Le Contrat, ainsi que les droits et obligations des Parties qui y sont stipulés, seront soumis et interprétés en vertu du droit ivoirien.</w:t>
      </w:r>
    </w:p>
    <w:p w14:paraId="1C88B861" w14:textId="77777777" w:rsidR="000C6034" w:rsidRPr="000D5F3E" w:rsidRDefault="000C6034" w:rsidP="000C6034">
      <w:pPr>
        <w:jc w:val="both"/>
        <w:rPr>
          <w:rFonts w:asciiTheme="minorHAnsi" w:hAnsiTheme="minorHAnsi" w:cs="Calibri"/>
        </w:rPr>
      </w:pPr>
    </w:p>
    <w:p w14:paraId="218F5AD7" w14:textId="0CE871D4" w:rsidR="000C6034" w:rsidRPr="000D5F3E" w:rsidRDefault="000C6034" w:rsidP="000C6034">
      <w:pPr>
        <w:jc w:val="both"/>
        <w:rPr>
          <w:rFonts w:asciiTheme="minorHAnsi" w:hAnsiTheme="minorHAnsi" w:cs="Calibri"/>
        </w:rPr>
      </w:pPr>
      <w:r>
        <w:rPr>
          <w:rFonts w:asciiTheme="minorHAnsi" w:hAnsiTheme="minorHAnsi" w:cs="Calibri"/>
        </w:rPr>
        <w:t>13.2. En cas de litige relatif tant à l’interprétation qu’à l’exécution du Contrat, les Parties s’efforcent de résoudre tout différent à l’amiable. A défaut, elles attribuent compétence au Tribunal de Commerce d’Abidjan.</w:t>
      </w:r>
    </w:p>
    <w:p w14:paraId="139CAA52" w14:textId="77777777" w:rsidR="000C6034" w:rsidRPr="000D5F3E" w:rsidRDefault="000C6034" w:rsidP="000C6034">
      <w:pPr>
        <w:pStyle w:val="Default"/>
        <w:jc w:val="both"/>
        <w:rPr>
          <w:rFonts w:asciiTheme="minorHAnsi" w:hAnsiTheme="minorHAnsi" w:cstheme="minorHAnsi"/>
          <w:b/>
          <w:bCs/>
          <w:color w:val="009E60"/>
          <w:lang w:val="fr-FR"/>
        </w:rPr>
      </w:pPr>
    </w:p>
    <w:p w14:paraId="7C3ED8D0" w14:textId="2D688FDC" w:rsidR="000C6034" w:rsidRPr="000D5F3E" w:rsidRDefault="000C6034" w:rsidP="000C6034">
      <w:pPr>
        <w:rPr>
          <w:rFonts w:asciiTheme="minorHAnsi" w:hAnsiTheme="minorHAnsi" w:cs="Calibri"/>
          <w:color w:val="009E60"/>
        </w:rPr>
      </w:pPr>
      <w:r>
        <w:rPr>
          <w:rFonts w:asciiTheme="minorHAnsi" w:hAnsiTheme="minorHAnsi" w:cs="Calibri"/>
          <w:b/>
          <w:color w:val="009E60"/>
        </w:rPr>
        <w:t>ARTICLE 14 - RESILIATION</w:t>
      </w:r>
      <w:r>
        <w:rPr>
          <w:rFonts w:asciiTheme="minorHAnsi" w:hAnsiTheme="minorHAnsi" w:cs="Calibri"/>
          <w:color w:val="009E60"/>
        </w:rPr>
        <w:t xml:space="preserve"> </w:t>
      </w:r>
    </w:p>
    <w:p w14:paraId="12109947" w14:textId="77777777" w:rsidR="000C6034" w:rsidRPr="000D5F3E" w:rsidRDefault="000C6034" w:rsidP="000C6034">
      <w:pPr>
        <w:rPr>
          <w:rFonts w:asciiTheme="minorHAnsi" w:hAnsiTheme="minorHAnsi" w:cs="Calibri"/>
          <w:color w:val="009E60"/>
        </w:rPr>
      </w:pPr>
    </w:p>
    <w:p w14:paraId="21D4FA0F" w14:textId="1F50181B" w:rsidR="000C6034" w:rsidRPr="000D5F3E" w:rsidRDefault="000C6034" w:rsidP="000C6034">
      <w:pPr>
        <w:jc w:val="both"/>
        <w:rPr>
          <w:rFonts w:asciiTheme="minorHAnsi" w:hAnsiTheme="minorHAnsi" w:cs="Calibri"/>
        </w:rPr>
      </w:pPr>
      <w:r>
        <w:rPr>
          <w:rFonts w:asciiTheme="minorHAnsi" w:hAnsiTheme="minorHAnsi" w:cs="Calibri"/>
        </w:rPr>
        <w:t>14.1. Toute violation par l’une des Parties de ses obligations relatives au secret professionnel ou au respect de la confidentialité entrainera la résiliation immédiate et de plein droit du Contrat.</w:t>
      </w:r>
    </w:p>
    <w:p w14:paraId="0289CCF2" w14:textId="77777777" w:rsidR="000C6034" w:rsidRPr="000D5F3E" w:rsidRDefault="000C6034" w:rsidP="000C6034">
      <w:pPr>
        <w:rPr>
          <w:rFonts w:asciiTheme="minorHAnsi" w:hAnsiTheme="minorHAnsi" w:cs="Calibri"/>
        </w:rPr>
      </w:pPr>
    </w:p>
    <w:p w14:paraId="7B881BEE" w14:textId="0DF3A83E" w:rsidR="000C6034" w:rsidRPr="000D5F3E" w:rsidRDefault="000C6034" w:rsidP="000C6034">
      <w:pPr>
        <w:jc w:val="both"/>
        <w:rPr>
          <w:rFonts w:asciiTheme="minorHAnsi" w:hAnsiTheme="minorHAnsi" w:cs="Calibri"/>
        </w:rPr>
      </w:pPr>
      <w:r>
        <w:rPr>
          <w:rFonts w:asciiTheme="minorHAnsi" w:hAnsiTheme="minorHAnsi" w:cs="Calibri"/>
        </w:rPr>
        <w:t>14.2. Les Parties peuvent décider de rompre le Contrat unilatéralement en cas d’inexécution fautive ou de non-exécution de l’autre Partie d’une de ses obligations figurant au Contrat.</w:t>
      </w:r>
    </w:p>
    <w:p w14:paraId="2FA46643" w14:textId="77777777" w:rsidR="000C6034" w:rsidRPr="000D5F3E" w:rsidRDefault="000C6034" w:rsidP="000C6034">
      <w:pPr>
        <w:jc w:val="both"/>
        <w:rPr>
          <w:rFonts w:asciiTheme="minorHAnsi" w:hAnsiTheme="minorHAnsi" w:cs="Calibri"/>
        </w:rPr>
      </w:pPr>
    </w:p>
    <w:p w14:paraId="50F3D901" w14:textId="687358DF" w:rsidR="000C6034" w:rsidRPr="000D5F3E" w:rsidRDefault="000C6034" w:rsidP="000C6034">
      <w:pPr>
        <w:jc w:val="both"/>
        <w:rPr>
          <w:rFonts w:asciiTheme="minorHAnsi" w:hAnsiTheme="minorHAnsi" w:cs="Calibri"/>
        </w:rPr>
      </w:pPr>
      <w:r>
        <w:rPr>
          <w:rFonts w:asciiTheme="minorHAnsi" w:hAnsiTheme="minorHAnsi" w:cs="Calibri"/>
        </w:rPr>
        <w:t>14.3. 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35D8CBD6" w14:textId="77777777" w:rsidR="000C6034" w:rsidRPr="000D5F3E" w:rsidRDefault="000C6034" w:rsidP="000C6034">
      <w:pPr>
        <w:pStyle w:val="Default"/>
        <w:jc w:val="both"/>
        <w:rPr>
          <w:rFonts w:asciiTheme="minorHAnsi" w:hAnsiTheme="minorHAnsi" w:cstheme="minorHAnsi"/>
          <w:b/>
          <w:bCs/>
          <w:color w:val="009E60"/>
          <w:lang w:val="fr-FR"/>
        </w:rPr>
      </w:pPr>
    </w:p>
    <w:p w14:paraId="5910ADBA" w14:textId="77777777" w:rsidR="000C6034" w:rsidRDefault="000C6034" w:rsidP="000C6034">
      <w:pPr>
        <w:pStyle w:val="Default"/>
        <w:jc w:val="both"/>
        <w:rPr>
          <w:rFonts w:asciiTheme="minorHAnsi" w:hAnsiTheme="minorHAnsi" w:cstheme="minorHAnsi"/>
          <w:b/>
          <w:bCs/>
          <w:color w:val="009E60"/>
          <w:lang w:val="fr-FR"/>
        </w:rPr>
      </w:pPr>
    </w:p>
    <w:p w14:paraId="7980E80A" w14:textId="77777777" w:rsidR="00E14A14" w:rsidRPr="000D5F3E" w:rsidRDefault="00E14A14" w:rsidP="000C6034">
      <w:pPr>
        <w:pStyle w:val="Default"/>
        <w:jc w:val="both"/>
        <w:rPr>
          <w:rFonts w:asciiTheme="minorHAnsi" w:hAnsiTheme="minorHAnsi" w:cstheme="minorHAnsi"/>
          <w:b/>
          <w:bCs/>
          <w:color w:val="009E60"/>
          <w:lang w:val="fr-FR"/>
        </w:rPr>
      </w:pPr>
    </w:p>
    <w:p w14:paraId="4D5E0101" w14:textId="77777777" w:rsidR="00DD0001" w:rsidRDefault="00DD0001" w:rsidP="00DD0001">
      <w:pPr>
        <w:pStyle w:val="Paragraphedeliste"/>
        <w:jc w:val="both"/>
        <w:rPr>
          <w:rFonts w:asciiTheme="minorHAnsi" w:hAnsiTheme="minorHAnsi" w:cstheme="minorHAnsi"/>
          <w:b/>
          <w:bCs/>
          <w:color w:val="009E60"/>
        </w:rPr>
      </w:pPr>
      <w:ins w:id="519" w:author="AT225" w:date="2026-06-15T00:00:00Z">
        <w:r>
          <w:rPr>
            <w:rFonts w:asciiTheme="minorHAnsi" w:hAnsiTheme="minorHAnsi" w:cstheme="minorHAnsi"/>
            <w:b/>
            <w:bCs/>
            <w:color w:val="009E60"/>
          </w:rPr>
          <w:t xml:space="preserve">ARTICLE 14bis – RÉSILIATION ANTICIPÉE PAR LE CLIENT</w:t>
        </w:r>
      </w:ins>
    </w:p>
    <w:p w14:paraId="4D5E0102" w14:textId="77777777" w:rsidR="00DD0001" w:rsidRDefault="00DD0001" w:rsidP="00DD0001">
      <w:pPr>
        <w:jc w:val="both"/>
        <w:rPr>
          <w:rFonts w:asciiTheme="minorHAnsi" w:hAnsiTheme="minorHAnsi" w:cstheme="minorHAnsi"/>
        </w:rPr>
      </w:pPr>
    </w:p>
    <w:p w14:paraId="4D5E0103" w14:textId="77777777" w:rsidR="00DD0001" w:rsidRDefault="00DD0001" w:rsidP="00DD0001">
      <w:pPr>
        <w:jc w:val="both"/>
        <w:rPr>
          <w:rFonts w:asciiTheme="minorHAnsi" w:hAnsiTheme="minorHAnsi" w:cstheme="minorHAnsi"/>
        </w:rPr>
      </w:pPr>
      <w:ins w:id="520" w:author="AT225" w:date="2026-06-15T00:00:00Z">
        <w:r>
          <w:rPr>
            <w:rFonts w:asciiTheme="minorHAnsi" w:hAnsiTheme="minorHAnsi" w:cstheme="minorHAnsi"/>
          </w:rPr>
          <w:t xml:space="preserve">14bis.1. Préavis obligatoire : En dehors des cas de résiliation pour faute grave visés à l'Article 14, toute résiliation anticipée du présent Contrat à l'initiative du Client, avant son terme, est soumise à un préavis minimum de soixante (60) jours calendaires notifié par lettre recommandée avec accusé de réception ou par tout autre moyen permettant d'en accuser réception.</w:t>
        </w:r>
      </w:ins>
    </w:p>
    <w:p w14:paraId="4D5E0104" w14:textId="77777777" w:rsidR="00DD0001" w:rsidRDefault="00DD0001" w:rsidP="00DD0001">
      <w:pPr>
        <w:jc w:val="both"/>
        <w:rPr>
          <w:rFonts w:asciiTheme="minorHAnsi" w:hAnsiTheme="minorHAnsi" w:cstheme="minorHAnsi"/>
        </w:rPr>
      </w:pPr>
      <w:ins w:id="521" w:author="AT225" w:date="2026-06-15T00:00:00Z">
        <w:r>
          <w:rPr>
            <w:rFonts w:asciiTheme="minorHAnsi" w:hAnsiTheme="minorHAnsi" w:cstheme="minorHAnsi"/>
          </w:rPr>
          <w:t xml:space="preserve">14bis.2. Indemnité de résiliation anticipée : En sus du respect du préavis, le Client versera à AT225 une indemnité forfaitaire et compensatrice égale à trois (3) mois de facturation mensuelle, calculée sur la base du montant mensuel contractuel défini à l'Article 7. Cette indemnité est due quelle que soit la cause de la résiliation anticipée, en sus des factures émises et dues pour les prestations déjà réalisées.</w:t>
        </w:r>
      </w:ins>
    </w:p>
    <w:p w14:paraId="4D5E0105" w14:textId="77777777" w:rsidR="00DD0001" w:rsidRDefault="00DD0001" w:rsidP="00DD0001">
      <w:pPr>
        <w:jc w:val="both"/>
        <w:rPr>
          <w:rFonts w:asciiTheme="minorHAnsi" w:hAnsiTheme="minorHAnsi" w:cstheme="minorHAnsi"/>
        </w:rPr>
      </w:pPr>
      <w:ins w:id="522" w:author="AT225" w:date="2026-06-15T00:00:00Z">
        <w:r>
          <w:rPr>
            <w:rFonts w:asciiTheme="minorHAnsi" w:hAnsiTheme="minorHAnsi" w:cstheme="minorHAnsi"/>
          </w:rPr>
          <w:t xml:space="preserve">14bis.3. Prise en charge des coûts sociaux : Le Client s'engage à rembourser à AT225, sur présentation de justificatifs, l'ensemble des indemnités légales et coûts supportés par AT225 du fait de la résiliation anticipée, notamment les indemnités de rupture anticipée de CDD conclus pour l'exécution de la mission. Ces sommes sont exigibles dans un délai de trente (30) jours suivant présentation des justificatifs.</w:t>
        </w:r>
      </w:ins>
    </w:p>
    <w:p w14:paraId="4D5E0106" w14:textId="77777777" w:rsidR="00DD0001" w:rsidRDefault="00DD0001" w:rsidP="00DD0001">
      <w:pPr>
        <w:jc w:val="both"/>
        <w:rPr>
          <w:rFonts w:asciiTheme="minorHAnsi" w:hAnsiTheme="minorHAnsi" w:cstheme="minorHAnsi"/>
        </w:rPr>
      </w:pPr>
      <w:ins w:id="523" w:author="AT225" w:date="2026-06-15T00:00:00Z">
        <w:r>
          <w:rPr>
            <w:rFonts w:asciiTheme="minorHAnsi" w:hAnsiTheme="minorHAnsi" w:cstheme="minorHAnsi"/>
          </w:rPr>
          <w:t xml:space="preserve">14bis.4. Non-respect du préavis : En cas de non-respect du délai de préavis par le Client, une indemnité compensatrice supplémentaire sera due, calculée au prorata du préavis non respecté sur la base du montant mensuel contractuel, en sus de l'indemnité forfaitaire du 14bis.2.</w:t>
        </w:r>
      </w:ins>
    </w:p>
    <w:p w14:paraId="4D5E0107" w14:textId="77777777" w:rsidR="00DD0001" w:rsidRDefault="00DD0001" w:rsidP="00DD0001">
      <w:pPr>
        <w:jc w:val="both"/>
        <w:rPr>
          <w:rFonts w:asciiTheme="minorHAnsi" w:hAnsiTheme="minorHAnsi" w:cstheme="minorHAnsi"/>
        </w:rPr>
      </w:pPr>
      <w:ins w:id="524" w:author="AT225" w:date="2026-06-15T00:00:00Z">
        <w:r>
          <w:rPr>
            <w:rFonts w:asciiTheme="minorHAnsi" w:hAnsiTheme="minorHAnsi" w:cstheme="minorHAnsi"/>
          </w:rPr>
          <w:t xml:space="preserve">14bis.5. Résiliation par AT225 : AT225 peut résilier le présent Contrat avant son terme avec un préavis minimum de trente (30) jours pour tout motif légitime, ou immédiatement en cas de non-paiement de factures au-delà de soixante (60) jours après échéance, ou en cas de force majeure.</w:t>
        </w:r>
      </w:ins>
    </w:p>
    <w:p w14:paraId="4D5E0108" w14:textId="77777777" w:rsidR="00DD0001" w:rsidRDefault="00DD0001" w:rsidP="00DD0001">
      <w:pPr>
        <w:jc w:val="both"/>
        <w:rPr>
          <w:rFonts w:asciiTheme="minorHAnsi" w:hAnsiTheme="minorHAnsi" w:cstheme="minorHAnsi"/>
        </w:rPr>
      </w:pPr>
    </w:p>
    <w:p w14:paraId="6FE5A25E" w14:textId="2FFD566E" w:rsidR="000C6034" w:rsidRPr="000D5F3E" w:rsidRDefault="000C6034" w:rsidP="000C6034">
      <w:pPr>
        <w:rPr>
          <w:rFonts w:asciiTheme="minorHAnsi" w:hAnsiTheme="minorHAnsi" w:cs="Calibri"/>
          <w:color w:val="009E60"/>
        </w:rPr>
      </w:pPr>
      <w:r>
        <w:rPr>
          <w:rFonts w:asciiTheme="minorHAnsi" w:hAnsiTheme="minorHAnsi" w:cs="Calibri"/>
          <w:b/>
          <w:color w:val="009E60"/>
        </w:rPr>
        <w:lastRenderedPageBreak/>
        <w:t xml:space="preserve">ARTICLE 15 – CLAUSE D’ETHIQUE ET DE NON-RETOUR </w:t>
      </w:r>
      <w:r>
        <w:rPr>
          <w:rFonts w:asciiTheme="minorHAnsi" w:hAnsiTheme="minorHAnsi" w:cs="Calibri"/>
          <w:color w:val="009E60"/>
        </w:rPr>
        <w:t xml:space="preserve"> </w:t>
      </w:r>
    </w:p>
    <w:p w14:paraId="5792DC45" w14:textId="77777777" w:rsidR="000C6034" w:rsidRPr="000D5F3E" w:rsidRDefault="000C6034" w:rsidP="000C6034">
      <w:pPr>
        <w:pStyle w:val="Default"/>
        <w:jc w:val="both"/>
        <w:rPr>
          <w:rFonts w:asciiTheme="minorHAnsi" w:hAnsiTheme="minorHAnsi" w:cstheme="minorHAnsi"/>
          <w:b/>
          <w:bCs/>
          <w:color w:val="00B050"/>
          <w:lang w:val="fr-FR"/>
        </w:rPr>
      </w:pPr>
    </w:p>
    <w:p w14:paraId="3819211A" w14:textId="3061EAF0"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15.1. AT225 déclare avoir une parfaite connaissance du code pénal traitant de la corruption des agents publics nationaux et suivants traitant de la corruption des agents publics étrangers et qu’il se conformera à l’ensemble de ces dispositions.</w:t>
      </w:r>
    </w:p>
    <w:p w14:paraId="3717BAB6" w14:textId="77777777" w:rsidR="000C6034" w:rsidRPr="000D5F3E" w:rsidRDefault="000C6034" w:rsidP="000C6034">
      <w:pPr>
        <w:pStyle w:val="Default"/>
        <w:jc w:val="both"/>
        <w:rPr>
          <w:rFonts w:asciiTheme="minorHAnsi" w:hAnsiTheme="minorHAnsi" w:cstheme="minorHAnsi"/>
          <w:lang w:val="fr-FR"/>
        </w:rPr>
      </w:pPr>
    </w:p>
    <w:p w14:paraId="2462B0E9" w14:textId="167B505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15.2. 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929977C" w14:textId="77777777" w:rsidR="000C6034" w:rsidRPr="000D5F3E" w:rsidRDefault="000C6034" w:rsidP="000C6034">
      <w:pPr>
        <w:pStyle w:val="Default"/>
        <w:jc w:val="both"/>
        <w:rPr>
          <w:rFonts w:asciiTheme="minorHAnsi" w:hAnsiTheme="minorHAnsi" w:cstheme="minorHAnsi"/>
          <w:lang w:val="fr-FR"/>
        </w:rPr>
      </w:pPr>
    </w:p>
    <w:p w14:paraId="4BA55CC4" w14:textId="27A6E14D"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15.3. AT225 s’engage à ce que les Contreparties Financières qui lui seront versées ne rémunèrent pas illégalement toute forme d’activités ou toute activité contraire à l’ordre public ou aux bonnes mœurs en République de Côte d’Ivoire ou dans tout autre Etat.</w:t>
      </w:r>
    </w:p>
    <w:p w14:paraId="21E4BAA0" w14:textId="77777777" w:rsidR="000C6034" w:rsidRPr="000D5F3E" w:rsidRDefault="000C6034" w:rsidP="000C6034">
      <w:pPr>
        <w:pStyle w:val="Default"/>
        <w:jc w:val="both"/>
        <w:rPr>
          <w:rFonts w:asciiTheme="minorHAnsi" w:hAnsiTheme="minorHAnsi" w:cstheme="minorHAnsi"/>
          <w:lang w:val="fr-FR"/>
        </w:rPr>
      </w:pPr>
    </w:p>
    <w:p w14:paraId="5ED8436C"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En particulier, AT225 déclare et reconnaît qu’en aucun cas, tout ou partie des Contreparties Financières sont destinées, directement ou indirectement, à être promises ou versées à un agent public ou utilisées pour financer un avantage, aux fins d’influencer un acte ou une décision relevant des fonctions de cet agent public, ou conduisant cet agent public à user de son influence sur tout autre agent public.</w:t>
      </w:r>
    </w:p>
    <w:p w14:paraId="299F6206" w14:textId="77777777" w:rsidR="000C6034" w:rsidRPr="000D5F3E" w:rsidRDefault="000C6034" w:rsidP="000C6034">
      <w:pPr>
        <w:pStyle w:val="Default"/>
        <w:jc w:val="both"/>
        <w:rPr>
          <w:rFonts w:asciiTheme="minorHAnsi" w:hAnsiTheme="minorHAnsi" w:cstheme="minorHAnsi"/>
          <w:lang w:val="fr-FR"/>
        </w:rPr>
      </w:pPr>
    </w:p>
    <w:p w14:paraId="62804736" w14:textId="4425FC88"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15.4. 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6E38C3F2" w14:textId="77777777" w:rsidR="000C6034" w:rsidRPr="000D5F3E" w:rsidRDefault="000C6034" w:rsidP="000C6034">
      <w:pPr>
        <w:pStyle w:val="Default"/>
        <w:jc w:val="both"/>
        <w:rPr>
          <w:rFonts w:asciiTheme="minorHAnsi" w:hAnsiTheme="minorHAnsi" w:cstheme="minorHAnsi"/>
          <w:lang w:val="fr-FR"/>
        </w:rPr>
      </w:pPr>
    </w:p>
    <w:p w14:paraId="12C2193F" w14:textId="75B28E9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15.5. AT225 se conformera en outre aux dispositions applicables en matière sociale, fiscale et de contrôle des changes.</w:t>
      </w:r>
    </w:p>
    <w:p w14:paraId="237ED204" w14:textId="77777777" w:rsidR="000C6034" w:rsidRPr="000D5F3E" w:rsidRDefault="000C6034" w:rsidP="000C6034">
      <w:pPr>
        <w:jc w:val="both"/>
        <w:rPr>
          <w:rFonts w:asciiTheme="minorHAnsi" w:hAnsiTheme="minorHAnsi" w:cs="Calibri"/>
        </w:rPr>
      </w:pPr>
    </w:p>
    <w:p w14:paraId="24FA31E6" w14:textId="6E0DE4AB" w:rsidR="000C6034" w:rsidRPr="000D5F3E" w:rsidRDefault="000C6034" w:rsidP="000C6034">
      <w:pPr>
        <w:rPr>
          <w:rFonts w:asciiTheme="minorHAnsi" w:hAnsiTheme="minorHAnsi" w:cs="Calibri"/>
          <w:b/>
          <w:color w:val="009E60"/>
        </w:rPr>
      </w:pPr>
      <w:r>
        <w:rPr>
          <w:rFonts w:asciiTheme="minorHAnsi" w:hAnsiTheme="minorHAnsi" w:cs="Calibri"/>
          <w:b/>
          <w:color w:val="009E60"/>
        </w:rPr>
        <w:t>ARTICLE 16 – STIPULATIONS DIVERSES</w:t>
      </w:r>
    </w:p>
    <w:p w14:paraId="2D591C72" w14:textId="77777777" w:rsidR="000C6034" w:rsidRPr="000D5F3E" w:rsidRDefault="000C6034" w:rsidP="000C6034">
      <w:pPr>
        <w:rPr>
          <w:rFonts w:asciiTheme="minorHAnsi" w:hAnsiTheme="minorHAnsi" w:cs="Calibri"/>
        </w:rPr>
      </w:pPr>
    </w:p>
    <w:p w14:paraId="4EA51DBA" w14:textId="76CD6BF9" w:rsidR="000C6034" w:rsidRPr="000D5F3E" w:rsidRDefault="000C6034" w:rsidP="000C6034">
      <w:pPr>
        <w:jc w:val="both"/>
        <w:rPr>
          <w:rFonts w:asciiTheme="minorHAnsi" w:hAnsiTheme="minorHAnsi" w:cs="Calibri"/>
        </w:rPr>
      </w:pPr>
      <w:r>
        <w:rPr>
          <w:rFonts w:asciiTheme="minorHAnsi" w:hAnsiTheme="minorHAnsi" w:cs="Calibri"/>
        </w:rPr>
        <w:t>16.1. 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2F723A05" w14:textId="77777777" w:rsidR="000C6034" w:rsidRPr="000D5F3E" w:rsidRDefault="000C6034" w:rsidP="000C6034">
      <w:pPr>
        <w:jc w:val="both"/>
        <w:rPr>
          <w:rFonts w:asciiTheme="minorHAnsi" w:hAnsiTheme="minorHAnsi" w:cs="Calibri"/>
        </w:rPr>
      </w:pPr>
    </w:p>
    <w:p w14:paraId="4C28964D" w14:textId="36BAED8E" w:rsidR="000C6034" w:rsidRPr="000D5F3E" w:rsidRDefault="000C6034" w:rsidP="000C6034">
      <w:pPr>
        <w:jc w:val="both"/>
        <w:rPr>
          <w:rFonts w:asciiTheme="minorHAnsi" w:hAnsiTheme="minorHAnsi" w:cs="Calibri"/>
        </w:rPr>
      </w:pPr>
      <w:r>
        <w:rPr>
          <w:rFonts w:asciiTheme="minorHAnsi" w:hAnsiTheme="minorHAnsi" w:cs="Calibri"/>
        </w:rPr>
        <w:t>16.2. Le fait pour l’une des Parties de ne pas se prévaloir d’une ou de plusieurs des dispositions du Contrat n’implique en aucune manière qu’elle souhaite y renoncer.</w:t>
      </w:r>
    </w:p>
    <w:p w14:paraId="4C1AE290" w14:textId="77777777" w:rsidR="000C6034" w:rsidRPr="000D5F3E" w:rsidRDefault="000C6034" w:rsidP="000C6034">
      <w:pPr>
        <w:jc w:val="both"/>
        <w:rPr>
          <w:rFonts w:asciiTheme="minorHAnsi" w:hAnsiTheme="minorHAnsi" w:cs="Calibri"/>
        </w:rPr>
      </w:pPr>
    </w:p>
    <w:p w14:paraId="3E7278F1" w14:textId="5496543A" w:rsidR="000C6034" w:rsidRPr="000D5F3E" w:rsidRDefault="000C6034" w:rsidP="000C6034">
      <w:pPr>
        <w:jc w:val="both"/>
        <w:rPr>
          <w:rFonts w:asciiTheme="minorHAnsi" w:hAnsiTheme="minorHAnsi" w:cs="Calibri"/>
        </w:rPr>
      </w:pPr>
      <w:r>
        <w:rPr>
          <w:rFonts w:asciiTheme="minorHAnsi" w:hAnsiTheme="minorHAnsi" w:cs="Calibri"/>
        </w:rPr>
        <w:t xml:space="preserve">16.3. Dans le cas où l’une des stipulations du Contrat serait jugée nulle ou sans objet, elle est réputée non écrite et ne saurait entrainer la nullité des autres dispositions qui demeurent en vigueur et continuent de produire tous leurs effets. </w:t>
      </w:r>
    </w:p>
    <w:p w14:paraId="48968C18" w14:textId="678B62DA" w:rsidR="000C6034" w:rsidRPr="000D5F3E" w:rsidRDefault="000C6034" w:rsidP="000C6034">
      <w:pPr>
        <w:jc w:val="both"/>
        <w:rPr>
          <w:rFonts w:asciiTheme="minorHAnsi" w:hAnsiTheme="minorHAnsi" w:cs="Calibri"/>
        </w:rPr>
      </w:pPr>
    </w:p>
    <w:p w14:paraId="528946B1" w14:textId="77777777" w:rsidR="000C6034" w:rsidRPr="000D5F3E" w:rsidRDefault="000C6034" w:rsidP="000C6034">
      <w:pPr>
        <w:jc w:val="both"/>
        <w:rPr>
          <w:rFonts w:asciiTheme="minorHAnsi" w:hAnsiTheme="minorHAnsi" w:cs="Calibri"/>
        </w:rPr>
      </w:pPr>
    </w:p>
    <w:p w14:paraId="7769C332" w14:textId="3562BFA3"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17 – ELECTIONS DE DOMICILE</w:t>
      </w:r>
    </w:p>
    <w:p w14:paraId="2F725FA2" w14:textId="77777777" w:rsidR="000C6034" w:rsidRPr="000D5F3E" w:rsidRDefault="000C6034" w:rsidP="000C6034">
      <w:pPr>
        <w:jc w:val="both"/>
        <w:rPr>
          <w:rFonts w:asciiTheme="minorHAnsi" w:hAnsiTheme="minorHAnsi" w:cs="Calibri"/>
        </w:rPr>
      </w:pPr>
    </w:p>
    <w:p w14:paraId="51CB971A" w14:textId="77777777" w:rsidR="000C6034" w:rsidRPr="000D5F3E" w:rsidRDefault="000C6034" w:rsidP="000C6034">
      <w:pPr>
        <w:jc w:val="both"/>
        <w:rPr>
          <w:rFonts w:asciiTheme="minorHAnsi" w:hAnsiTheme="minorHAnsi" w:cs="Calibri"/>
        </w:rPr>
      </w:pPr>
      <w:r>
        <w:rPr>
          <w:rFonts w:asciiTheme="minorHAnsi" w:hAnsiTheme="minorHAnsi" w:cs="Calibri"/>
        </w:rPr>
        <w:t xml:space="preserve">Pour l’exécution du présent Contrat, les Parties font élection de domicile aux adresses indiquées ci-dessus. </w:t>
      </w:r>
    </w:p>
    <w:p w14:paraId="0A70A4B4" w14:textId="77777777" w:rsidR="000C6034" w:rsidRPr="000D5F3E" w:rsidRDefault="000C6034" w:rsidP="000C6034">
      <w:pPr>
        <w:jc w:val="both"/>
        <w:rPr>
          <w:rFonts w:asciiTheme="minorHAnsi" w:hAnsiTheme="minorHAnsi" w:cs="Calibri"/>
        </w:rPr>
      </w:pPr>
    </w:p>
    <w:p w14:paraId="1E6B4238" w14:textId="4FE02625" w:rsidR="000C6034" w:rsidRPr="000D5F3E" w:rsidRDefault="000C6034" w:rsidP="000C6034">
      <w:pPr>
        <w:jc w:val="both"/>
        <w:rPr>
          <w:rFonts w:asciiTheme="minorHAnsi" w:hAnsiTheme="minorHAnsi" w:cs="Calibri"/>
        </w:rPr>
      </w:pPr>
      <w:r>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3D813FF" w14:textId="77777777" w:rsidR="000C6034" w:rsidRPr="000D5F3E" w:rsidRDefault="000C6034" w:rsidP="000C6034">
      <w:pPr>
        <w:jc w:val="both"/>
        <w:rPr>
          <w:rFonts w:asciiTheme="minorHAnsi" w:hAnsiTheme="minorHAnsi" w:cs="Calibri"/>
        </w:rPr>
      </w:pPr>
    </w:p>
    <w:p w14:paraId="6383D335" w14:textId="77777777" w:rsidR="000C6034" w:rsidRPr="000D5F3E" w:rsidRDefault="000C6034" w:rsidP="000C6034">
      <w:pPr>
        <w:jc w:val="both"/>
        <w:rPr>
          <w:rFonts w:asciiTheme="minorHAnsi" w:hAnsiTheme="minorHAnsi" w:cs="Calibri"/>
        </w:rPr>
      </w:pPr>
    </w:p>
    <w:p w14:paraId="534A9396" w14:textId="52FC4944"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18 – DECLARATIONS FINALES</w:t>
      </w:r>
    </w:p>
    <w:p w14:paraId="6F0CBA94" w14:textId="77777777" w:rsidR="000C6034" w:rsidRPr="000D5F3E" w:rsidRDefault="000C6034" w:rsidP="000C6034">
      <w:pPr>
        <w:jc w:val="both"/>
        <w:rPr>
          <w:rFonts w:asciiTheme="minorHAnsi" w:hAnsiTheme="minorHAnsi" w:cs="Calibri"/>
        </w:rPr>
      </w:pPr>
    </w:p>
    <w:p w14:paraId="565EBED8" w14:textId="1E737464" w:rsidR="000C6034" w:rsidRPr="000D5F3E" w:rsidRDefault="000C6034" w:rsidP="000C6034">
      <w:pPr>
        <w:jc w:val="both"/>
        <w:rPr>
          <w:rFonts w:asciiTheme="minorHAnsi" w:hAnsiTheme="minorHAnsi" w:cs="Calibri"/>
        </w:rPr>
      </w:pPr>
      <w:r>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1A7F31A2" w14:textId="77777777" w:rsidR="000C6034" w:rsidRPr="000D5F3E" w:rsidRDefault="000C6034" w:rsidP="000C6034">
      <w:pPr>
        <w:pStyle w:val="Default"/>
        <w:jc w:val="both"/>
        <w:rPr>
          <w:rFonts w:asciiTheme="minorHAnsi" w:hAnsiTheme="minorHAnsi" w:cstheme="minorHAnsi"/>
          <w:lang w:val="fr-FR"/>
        </w:rPr>
      </w:pPr>
    </w:p>
    <w:p w14:paraId="3F77F359" w14:textId="77777777" w:rsidR="00AC6F2F" w:rsidRDefault="00AC6F2F" w:rsidP="000C6034">
      <w:pPr>
        <w:pStyle w:val="Default"/>
        <w:jc w:val="both"/>
        <w:rPr>
          <w:rFonts w:asciiTheme="minorHAnsi" w:hAnsiTheme="minorHAnsi" w:cstheme="minorHAnsi"/>
        </w:rPr>
      </w:pPr>
    </w:p>
    <w:p w14:paraId="082EBA71" w14:textId="77777777" w:rsidR="00AC6F2F" w:rsidRDefault="00AC6F2F" w:rsidP="000C6034">
      <w:pPr>
        <w:pStyle w:val="Default"/>
        <w:jc w:val="both"/>
        <w:rPr>
          <w:rFonts w:asciiTheme="minorHAnsi" w:hAnsiTheme="minorHAnsi" w:cstheme="minorHAnsi"/>
        </w:rPr>
      </w:pPr>
    </w:p>
    <w:p w14:paraId="0FD88F5A" w14:textId="77777777" w:rsidR="00AC6F2F" w:rsidRDefault="00AC6F2F" w:rsidP="000C6034">
      <w:pPr>
        <w:pStyle w:val="Default"/>
        <w:jc w:val="both"/>
        <w:rPr>
          <w:rFonts w:asciiTheme="minorHAnsi" w:hAnsiTheme="minorHAnsi" w:cstheme="minorHAnsi"/>
        </w:rPr>
      </w:pPr>
    </w:p>
    <w:p w14:paraId="1C9FE201" w14:textId="0F7FF994"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rPr>
        <w:t xml:space="preserve">Fait à Abidjan, le </w:t>
      </w:r>
      <w:r>
        <w:rPr>
          <w:rFonts w:asciiTheme="minorHAnsi" w:hAnsiTheme="minorHAnsi" w:cstheme="minorHAnsi"/>
          <w:color w:val="EE0000"/>
        </w:rPr>
        <w:t>DATE</w:t>
      </w:r>
    </w:p>
    <w:p w14:paraId="3CAE0526" w14:textId="5D1135C4" w:rsidR="000C6034" w:rsidRPr="000D5F3E" w:rsidRDefault="000C6034" w:rsidP="000C6034">
      <w:pPr>
        <w:pStyle w:val="Default"/>
        <w:jc w:val="both"/>
        <w:rPr>
          <w:rFonts w:asciiTheme="minorHAnsi" w:hAnsiTheme="minorHAnsi" w:cstheme="minorHAnsi"/>
        </w:rPr>
      </w:pPr>
    </w:p>
    <w:p w14:paraId="742455A3" w14:textId="25A69008"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En deux (2) exemplaire :</w:t>
      </w:r>
    </w:p>
    <w:p w14:paraId="70E0F695" w14:textId="4939F82C" w:rsidR="000C6034" w:rsidRPr="000D5F3E" w:rsidRDefault="000C6034" w:rsidP="000C6034">
      <w:pPr>
        <w:pStyle w:val="Default"/>
        <w:jc w:val="both"/>
        <w:rPr>
          <w:rFonts w:asciiTheme="minorHAnsi" w:hAnsiTheme="minorHAnsi" w:cstheme="minorHAnsi"/>
        </w:rPr>
      </w:pPr>
    </w:p>
    <w:p w14:paraId="0160ABAB" w14:textId="4AF16676" w:rsidR="000C6034" w:rsidRPr="000D5F3E" w:rsidRDefault="000C6034" w:rsidP="000C6034">
      <w:pPr>
        <w:pStyle w:val="Default"/>
        <w:rPr>
          <w:rFonts w:asciiTheme="minorHAnsi" w:hAnsiTheme="minorHAnsi" w:cstheme="minorHAnsi"/>
          <w:lang w:val="fr-FR"/>
        </w:rPr>
      </w:pPr>
      <w:r>
        <w:rPr>
          <w:rFonts w:asciiTheme="minorHAnsi" w:hAnsiTheme="minorHAnsi" w:cstheme="minorHAnsi"/>
          <w:lang w:val="fr-FR"/>
        </w:rPr>
        <w:t xml:space="preserve">Pour le Client CLIENT : </w:t>
        <w:tab/>
        <w:tab/>
        <w:tab/>
        <w:tab/>
        <w:t xml:space="preserve"> </w:t>
        <w:tab/>
        <w:t>Pour AT225 :</w:t>
      </w:r>
    </w:p>
    <w:p w14:paraId="74A66435" w14:textId="527159CC" w:rsidR="000C6034" w:rsidRPr="000D5F3E" w:rsidRDefault="000C6034" w:rsidP="000C6034">
      <w:pPr>
        <w:pStyle w:val="Default"/>
        <w:rPr>
          <w:rFonts w:asciiTheme="minorHAnsi" w:hAnsiTheme="minorHAnsi" w:cstheme="minorHAnsi"/>
          <w:b/>
          <w:bCs/>
          <w:lang w:val="fr-FR"/>
        </w:rPr>
      </w:pPr>
    </w:p>
    <w:p w14:paraId="2E5F4216" w14:textId="69115DE6" w:rsidR="000C6034" w:rsidRPr="000D5F3E" w:rsidRDefault="00AC6F2F" w:rsidP="000C6034">
      <w:pPr>
        <w:pStyle w:val="Default"/>
        <w:rPr>
          <w:rFonts w:asciiTheme="minorHAnsi" w:hAnsiTheme="minorHAnsi" w:cstheme="minorHAnsi"/>
          <w:b/>
          <w:bCs/>
          <w:color w:val="auto"/>
          <w:lang w:val="fr-FR"/>
        </w:rPr>
      </w:pPr>
      <w:r>
        <w:rPr>
          <w:rFonts w:asciiTheme="minorHAnsi" w:hAnsiTheme="minorHAnsi" w:cstheme="minorHAnsi"/>
          <w:b/>
          <w:bCs/>
          <w:color w:val="auto"/>
          <w:lang w:val="fr-FR"/>
        </w:rPr>
        <w:t>Nom Prénom</w:t>
        <w:tab/>
        <w:tab/>
        <w:tab/>
        <w:tab/>
        <w:tab/>
        <w:t xml:space="preserve">  </w:t>
        <w:tab/>
        <w:tab/>
        <w:t>M. PAUL Erwan</w:t>
      </w:r>
    </w:p>
    <w:p w14:paraId="17771C8A" w14:textId="4306705C" w:rsidR="000C6034" w:rsidRPr="000D5F3E" w:rsidRDefault="00AC6F2F" w:rsidP="000C6034">
      <w:pPr>
        <w:pStyle w:val="Default"/>
        <w:rPr>
          <w:rFonts w:asciiTheme="minorHAnsi" w:hAnsiTheme="minorHAnsi" w:cstheme="minorHAnsi"/>
          <w:b/>
          <w:bCs/>
          <w:lang w:val="fr-FR"/>
        </w:rPr>
      </w:pPr>
      <w:r>
        <w:rPr>
          <w:rFonts w:asciiTheme="minorHAnsi" w:hAnsiTheme="minorHAnsi" w:cstheme="minorHAnsi"/>
          <w:b/>
          <w:bCs/>
          <w:color w:val="auto"/>
          <w:lang w:val="fr-FR"/>
        </w:rPr>
        <w:t>Poste</w:t>
        <w:tab/>
        <w:tab/>
        <w:tab/>
        <w:tab/>
      </w:r>
      <w:r>
        <w:rPr>
          <w:rFonts w:asciiTheme="minorHAnsi" w:hAnsiTheme="minorHAnsi" w:cstheme="minorHAnsi"/>
          <w:b/>
          <w:bCs/>
          <w:lang w:val="fr-FR"/>
        </w:rPr>
        <w:tab/>
        <w:tab/>
        <w:tab/>
        <w:tab/>
        <w:t>Directeur</w:t>
      </w:r>
    </w:p>
    <w:p w14:paraId="46F9D48E" w14:textId="77777777" w:rsidR="003D3A4F" w:rsidRPr="000D5F3E" w:rsidRDefault="003D3A4F" w:rsidP="000C6034">
      <w:pPr>
        <w:pStyle w:val="Default"/>
        <w:jc w:val="center"/>
        <w:rPr>
          <w:rFonts w:asciiTheme="minorHAnsi" w:hAnsiTheme="minorHAnsi" w:cstheme="minorHAnsi"/>
          <w:i/>
          <w:sz w:val="18"/>
          <w:szCs w:val="18"/>
        </w:rPr>
      </w:pPr>
    </w:p>
    <w:p w14:paraId="5E4E4131" w14:textId="77777777" w:rsidR="003D3A4F" w:rsidRPr="000D5F3E" w:rsidRDefault="003D3A4F" w:rsidP="000C6034">
      <w:pPr>
        <w:pStyle w:val="Default"/>
        <w:jc w:val="center"/>
        <w:rPr>
          <w:rFonts w:asciiTheme="minorHAnsi" w:hAnsiTheme="minorHAnsi" w:cstheme="minorHAnsi"/>
          <w:i/>
          <w:sz w:val="18"/>
          <w:szCs w:val="18"/>
        </w:rPr>
      </w:pPr>
    </w:p>
    <w:p w14:paraId="437F609C" w14:textId="4C6E0E80" w:rsidR="003D3A4F" w:rsidRPr="000D5F3E" w:rsidRDefault="003D3A4F" w:rsidP="000C6034">
      <w:pPr>
        <w:pStyle w:val="Default"/>
        <w:jc w:val="center"/>
        <w:rPr>
          <w:rFonts w:asciiTheme="minorHAnsi" w:hAnsiTheme="minorHAnsi" w:cstheme="minorHAnsi"/>
          <w:i/>
          <w:sz w:val="18"/>
          <w:szCs w:val="18"/>
        </w:rPr>
      </w:pPr>
    </w:p>
    <w:p w14:paraId="019742E8" w14:textId="77777777" w:rsidR="00C34187" w:rsidRPr="000D5F3E" w:rsidRDefault="00C34187" w:rsidP="000C6034">
      <w:pPr>
        <w:pStyle w:val="Default"/>
        <w:jc w:val="center"/>
        <w:rPr>
          <w:rFonts w:asciiTheme="minorHAnsi" w:hAnsiTheme="minorHAnsi" w:cstheme="minorHAnsi"/>
          <w:i/>
          <w:sz w:val="18"/>
          <w:szCs w:val="18"/>
        </w:rPr>
      </w:pPr>
    </w:p>
    <w:p w14:paraId="302495F0" w14:textId="77777777" w:rsidR="00C34187" w:rsidRPr="000D5F3E" w:rsidRDefault="00C34187" w:rsidP="000C6034">
      <w:pPr>
        <w:pStyle w:val="Default"/>
        <w:jc w:val="center"/>
        <w:rPr>
          <w:rFonts w:asciiTheme="minorHAnsi" w:hAnsiTheme="minorHAnsi" w:cstheme="minorHAnsi"/>
          <w:i/>
          <w:sz w:val="18"/>
          <w:szCs w:val="18"/>
        </w:rPr>
      </w:pPr>
    </w:p>
    <w:p w14:paraId="304CA909" w14:textId="77777777" w:rsidR="00C34187" w:rsidRPr="000D5F3E" w:rsidRDefault="00C34187" w:rsidP="000C6034">
      <w:pPr>
        <w:pStyle w:val="Default"/>
        <w:jc w:val="center"/>
        <w:rPr>
          <w:rFonts w:asciiTheme="minorHAnsi" w:hAnsiTheme="minorHAnsi" w:cstheme="minorHAnsi"/>
          <w:i/>
          <w:sz w:val="18"/>
          <w:szCs w:val="18"/>
        </w:rPr>
      </w:pPr>
    </w:p>
    <w:p w14:paraId="26FC2932" w14:textId="77777777" w:rsidR="00C34187" w:rsidRPr="000D5F3E" w:rsidRDefault="00C34187" w:rsidP="000C6034">
      <w:pPr>
        <w:pStyle w:val="Default"/>
        <w:jc w:val="center"/>
        <w:rPr>
          <w:rFonts w:asciiTheme="minorHAnsi" w:hAnsiTheme="minorHAnsi" w:cstheme="minorHAnsi"/>
          <w:i/>
          <w:sz w:val="18"/>
          <w:szCs w:val="18"/>
        </w:rPr>
      </w:pPr>
    </w:p>
    <w:p w14:paraId="4FA7804E" w14:textId="77777777" w:rsidR="00C34187" w:rsidRPr="000D5F3E" w:rsidRDefault="00C34187" w:rsidP="000C6034">
      <w:pPr>
        <w:pStyle w:val="Default"/>
        <w:jc w:val="center"/>
        <w:rPr>
          <w:rFonts w:asciiTheme="minorHAnsi" w:hAnsiTheme="minorHAnsi" w:cstheme="minorHAnsi"/>
          <w:i/>
          <w:sz w:val="18"/>
          <w:szCs w:val="18"/>
        </w:rPr>
      </w:pPr>
    </w:p>
    <w:p w14:paraId="4A0EB279" w14:textId="77777777" w:rsidR="00C34187" w:rsidRPr="000D5F3E" w:rsidRDefault="00C34187" w:rsidP="000C6034">
      <w:pPr>
        <w:pStyle w:val="Default"/>
        <w:jc w:val="center"/>
        <w:rPr>
          <w:rFonts w:asciiTheme="minorHAnsi" w:hAnsiTheme="minorHAnsi" w:cstheme="minorHAnsi"/>
          <w:i/>
          <w:sz w:val="18"/>
          <w:szCs w:val="18"/>
        </w:rPr>
      </w:pPr>
    </w:p>
    <w:p w14:paraId="594C6FAE" w14:textId="77777777" w:rsidR="00C34187" w:rsidRPr="000D5F3E" w:rsidRDefault="00C34187" w:rsidP="000C6034">
      <w:pPr>
        <w:pStyle w:val="Default"/>
        <w:jc w:val="center"/>
        <w:rPr>
          <w:rFonts w:asciiTheme="minorHAnsi" w:hAnsiTheme="minorHAnsi" w:cstheme="minorHAnsi"/>
          <w:i/>
          <w:sz w:val="18"/>
          <w:szCs w:val="18"/>
        </w:rPr>
      </w:pPr>
    </w:p>
    <w:p w14:paraId="1D3FAE69" w14:textId="77777777" w:rsidR="00C34187" w:rsidRPr="000D5F3E" w:rsidRDefault="00C34187" w:rsidP="000C6034">
      <w:pPr>
        <w:pStyle w:val="Default"/>
        <w:jc w:val="center"/>
        <w:rPr>
          <w:rFonts w:asciiTheme="minorHAnsi" w:hAnsiTheme="minorHAnsi" w:cstheme="minorHAnsi"/>
          <w:i/>
          <w:sz w:val="18"/>
          <w:szCs w:val="18"/>
        </w:rPr>
      </w:pPr>
    </w:p>
    <w:p w14:paraId="7D95E652" w14:textId="77777777" w:rsidR="00C34187" w:rsidRPr="000D5F3E" w:rsidRDefault="00C34187" w:rsidP="000C6034">
      <w:pPr>
        <w:pStyle w:val="Default"/>
        <w:jc w:val="center"/>
        <w:rPr>
          <w:rFonts w:asciiTheme="minorHAnsi" w:hAnsiTheme="minorHAnsi" w:cstheme="minorHAnsi"/>
          <w:i/>
          <w:sz w:val="18"/>
          <w:szCs w:val="18"/>
        </w:rPr>
      </w:pPr>
    </w:p>
    <w:p w14:paraId="13E03B36" w14:textId="77777777" w:rsidR="00C34187" w:rsidRPr="000D5F3E" w:rsidRDefault="00C34187" w:rsidP="000C6034">
      <w:pPr>
        <w:pStyle w:val="Default"/>
        <w:jc w:val="center"/>
        <w:rPr>
          <w:rFonts w:asciiTheme="minorHAnsi" w:hAnsiTheme="minorHAnsi" w:cstheme="minorHAnsi"/>
          <w:i/>
          <w:sz w:val="18"/>
          <w:szCs w:val="18"/>
        </w:rPr>
      </w:pPr>
    </w:p>
    <w:p w14:paraId="37349029" w14:textId="77777777" w:rsidR="00C34187" w:rsidRPr="000D5F3E" w:rsidRDefault="00C34187" w:rsidP="000C6034">
      <w:pPr>
        <w:pStyle w:val="Default"/>
        <w:jc w:val="center"/>
        <w:rPr>
          <w:rFonts w:asciiTheme="minorHAnsi" w:hAnsiTheme="minorHAnsi" w:cstheme="minorHAnsi"/>
          <w:i/>
          <w:sz w:val="18"/>
          <w:szCs w:val="18"/>
        </w:rPr>
      </w:pPr>
    </w:p>
    <w:p w14:paraId="5AC8436A" w14:textId="77777777" w:rsidR="00C34187" w:rsidRPr="000D5F3E" w:rsidRDefault="00C34187" w:rsidP="000C6034">
      <w:pPr>
        <w:pStyle w:val="Default"/>
        <w:jc w:val="center"/>
        <w:rPr>
          <w:rFonts w:asciiTheme="minorHAnsi" w:hAnsiTheme="minorHAnsi" w:cstheme="minorHAnsi"/>
          <w:i/>
          <w:sz w:val="18"/>
          <w:szCs w:val="18"/>
        </w:rPr>
      </w:pPr>
    </w:p>
    <w:p w14:paraId="578A7EF7" w14:textId="77777777" w:rsidR="00C34187" w:rsidRPr="000D5F3E" w:rsidRDefault="00C34187" w:rsidP="000C6034">
      <w:pPr>
        <w:pStyle w:val="Default"/>
        <w:jc w:val="center"/>
        <w:rPr>
          <w:rFonts w:asciiTheme="minorHAnsi" w:hAnsiTheme="minorHAnsi" w:cstheme="minorHAnsi"/>
          <w:i/>
          <w:sz w:val="18"/>
          <w:szCs w:val="18"/>
        </w:rPr>
      </w:pPr>
    </w:p>
    <w:p w14:paraId="63A7FD7B" w14:textId="77777777" w:rsidR="00C34187" w:rsidRPr="000D5F3E" w:rsidRDefault="00C34187" w:rsidP="000C6034">
      <w:pPr>
        <w:pStyle w:val="Default"/>
        <w:jc w:val="center"/>
        <w:rPr>
          <w:rFonts w:asciiTheme="minorHAnsi" w:hAnsiTheme="minorHAnsi" w:cstheme="minorHAnsi"/>
          <w:i/>
          <w:sz w:val="18"/>
          <w:szCs w:val="18"/>
        </w:rPr>
      </w:pPr>
    </w:p>
    <w:p w14:paraId="234CA2CD" w14:textId="77777777" w:rsidR="00C34187" w:rsidRPr="000D5F3E" w:rsidRDefault="00C34187" w:rsidP="000C6034">
      <w:pPr>
        <w:pStyle w:val="Default"/>
        <w:jc w:val="center"/>
        <w:rPr>
          <w:rFonts w:asciiTheme="minorHAnsi" w:hAnsiTheme="minorHAnsi" w:cstheme="minorHAnsi"/>
          <w:i/>
          <w:sz w:val="18"/>
          <w:szCs w:val="18"/>
        </w:rPr>
      </w:pPr>
    </w:p>
    <w:p w14:paraId="15FCFD2D" w14:textId="77777777" w:rsidR="00C34187" w:rsidRPr="000D5F3E" w:rsidRDefault="00C34187" w:rsidP="000C6034">
      <w:pPr>
        <w:pStyle w:val="Default"/>
        <w:jc w:val="center"/>
        <w:rPr>
          <w:rFonts w:asciiTheme="minorHAnsi" w:hAnsiTheme="minorHAnsi" w:cstheme="minorHAnsi"/>
          <w:i/>
          <w:sz w:val="18"/>
          <w:szCs w:val="18"/>
        </w:rPr>
      </w:pPr>
    </w:p>
    <w:p w14:paraId="20C1AA16" w14:textId="77777777" w:rsidR="00C34187" w:rsidRPr="000D5F3E" w:rsidRDefault="00C34187" w:rsidP="000C6034">
      <w:pPr>
        <w:pStyle w:val="Default"/>
        <w:jc w:val="center"/>
        <w:rPr>
          <w:rFonts w:asciiTheme="minorHAnsi" w:hAnsiTheme="minorHAnsi" w:cstheme="minorHAnsi"/>
          <w:i/>
          <w:sz w:val="18"/>
          <w:szCs w:val="18"/>
        </w:rPr>
      </w:pPr>
    </w:p>
    <w:p w14:paraId="5AD70D8E" w14:textId="77777777" w:rsidR="00C34187" w:rsidRPr="000D5F3E" w:rsidRDefault="00C34187" w:rsidP="000C6034">
      <w:pPr>
        <w:pStyle w:val="Default"/>
        <w:jc w:val="center"/>
        <w:rPr>
          <w:rFonts w:asciiTheme="minorHAnsi" w:hAnsiTheme="minorHAnsi" w:cstheme="minorHAnsi"/>
          <w:i/>
          <w:sz w:val="18"/>
          <w:szCs w:val="18"/>
        </w:rPr>
      </w:pPr>
    </w:p>
    <w:p w14:paraId="52AA4FF5" w14:textId="77777777" w:rsidR="00C34187" w:rsidRPr="000D5F3E" w:rsidRDefault="00C34187" w:rsidP="000C6034">
      <w:pPr>
        <w:pStyle w:val="Default"/>
        <w:jc w:val="center"/>
        <w:rPr>
          <w:rFonts w:asciiTheme="minorHAnsi" w:hAnsiTheme="minorHAnsi" w:cstheme="minorHAnsi"/>
          <w:i/>
          <w:sz w:val="18"/>
          <w:szCs w:val="18"/>
        </w:rPr>
      </w:pPr>
    </w:p>
    <w:p w14:paraId="6E0F3653" w14:textId="77777777" w:rsidR="00C34187" w:rsidRPr="000D5F3E" w:rsidRDefault="00C34187" w:rsidP="000C6034">
      <w:pPr>
        <w:pStyle w:val="Default"/>
        <w:jc w:val="center"/>
        <w:rPr>
          <w:rFonts w:asciiTheme="minorHAnsi" w:hAnsiTheme="minorHAnsi" w:cstheme="minorHAnsi"/>
          <w:i/>
          <w:sz w:val="18"/>
          <w:szCs w:val="18"/>
        </w:rPr>
      </w:pPr>
    </w:p>
    <w:p w14:paraId="28EA0941" w14:textId="77777777" w:rsidR="00C34187" w:rsidRPr="000D5F3E" w:rsidRDefault="00C34187" w:rsidP="000C6034">
      <w:pPr>
        <w:pStyle w:val="Default"/>
        <w:jc w:val="center"/>
        <w:rPr>
          <w:rFonts w:asciiTheme="minorHAnsi" w:hAnsiTheme="minorHAnsi" w:cstheme="minorHAnsi"/>
          <w:i/>
          <w:sz w:val="18"/>
          <w:szCs w:val="18"/>
        </w:rPr>
      </w:pPr>
    </w:p>
    <w:p w14:paraId="6B73C7B3" w14:textId="77777777" w:rsidR="00C34187" w:rsidRPr="000D5F3E" w:rsidRDefault="00C34187" w:rsidP="000C6034">
      <w:pPr>
        <w:pStyle w:val="Default"/>
        <w:jc w:val="center"/>
        <w:rPr>
          <w:rFonts w:asciiTheme="minorHAnsi" w:hAnsiTheme="minorHAnsi" w:cstheme="minorHAnsi"/>
          <w:i/>
          <w:sz w:val="18"/>
          <w:szCs w:val="18"/>
        </w:rPr>
      </w:pPr>
    </w:p>
    <w:p w14:paraId="300E0D80" w14:textId="77777777" w:rsidR="00C34187" w:rsidRPr="000D5F3E" w:rsidRDefault="00C34187" w:rsidP="000C6034">
      <w:pPr>
        <w:pStyle w:val="Default"/>
        <w:jc w:val="center"/>
        <w:rPr>
          <w:rFonts w:asciiTheme="minorHAnsi" w:hAnsiTheme="minorHAnsi" w:cstheme="minorHAnsi"/>
          <w:i/>
          <w:sz w:val="18"/>
          <w:szCs w:val="18"/>
        </w:rPr>
      </w:pPr>
    </w:p>
    <w:p w14:paraId="00244B1B" w14:textId="77777777" w:rsidR="00C34187" w:rsidRPr="000D5F3E" w:rsidRDefault="00C34187" w:rsidP="000C6034">
      <w:pPr>
        <w:pStyle w:val="Default"/>
        <w:jc w:val="center"/>
        <w:rPr>
          <w:rFonts w:asciiTheme="minorHAnsi" w:hAnsiTheme="minorHAnsi" w:cstheme="minorHAnsi"/>
          <w:i/>
          <w:sz w:val="18"/>
          <w:szCs w:val="18"/>
        </w:rPr>
      </w:pPr>
    </w:p>
    <w:p w14:paraId="4A92DA9D" w14:textId="77777777" w:rsidR="00C34187" w:rsidRPr="000D5F3E" w:rsidRDefault="00C34187" w:rsidP="000C6034">
      <w:pPr>
        <w:pStyle w:val="Default"/>
        <w:jc w:val="center"/>
        <w:rPr>
          <w:rFonts w:asciiTheme="minorHAnsi" w:hAnsiTheme="minorHAnsi" w:cstheme="minorHAnsi"/>
          <w:i/>
          <w:sz w:val="18"/>
          <w:szCs w:val="18"/>
        </w:rPr>
      </w:pPr>
    </w:p>
    <w:p w14:paraId="7C5FAB78" w14:textId="77777777" w:rsidR="00C34187" w:rsidRDefault="00C34187" w:rsidP="000C6034">
      <w:pPr>
        <w:pStyle w:val="Default"/>
        <w:jc w:val="center"/>
        <w:rPr>
          <w:rFonts w:asciiTheme="minorHAnsi" w:hAnsiTheme="minorHAnsi" w:cstheme="minorHAnsi"/>
          <w:i/>
          <w:sz w:val="18"/>
          <w:szCs w:val="18"/>
        </w:rPr>
      </w:pPr>
    </w:p>
    <w:p w14:paraId="140B53AB" w14:textId="77777777" w:rsidR="00E14A14" w:rsidRDefault="00E14A14" w:rsidP="000C6034">
      <w:pPr>
        <w:pStyle w:val="Default"/>
        <w:jc w:val="center"/>
        <w:rPr>
          <w:rFonts w:asciiTheme="minorHAnsi" w:hAnsiTheme="minorHAnsi" w:cstheme="minorHAnsi"/>
          <w:i/>
          <w:sz w:val="18"/>
          <w:szCs w:val="18"/>
        </w:rPr>
      </w:pPr>
    </w:p>
    <w:p w14:paraId="30F155B5" w14:textId="77777777" w:rsidR="00E14A14" w:rsidRDefault="00E14A14" w:rsidP="000C6034">
      <w:pPr>
        <w:pStyle w:val="Default"/>
        <w:jc w:val="center"/>
        <w:rPr>
          <w:rFonts w:asciiTheme="minorHAnsi" w:hAnsiTheme="minorHAnsi" w:cstheme="minorHAnsi"/>
          <w:i/>
          <w:sz w:val="18"/>
          <w:szCs w:val="18"/>
        </w:rPr>
      </w:pPr>
    </w:p>
    <w:p w14:paraId="6C79E3C6" w14:textId="77777777" w:rsidR="00E14A14" w:rsidRDefault="00E14A14" w:rsidP="000C6034">
      <w:pPr>
        <w:pStyle w:val="Default"/>
        <w:jc w:val="center"/>
        <w:rPr>
          <w:rFonts w:asciiTheme="minorHAnsi" w:hAnsiTheme="minorHAnsi" w:cstheme="minorHAnsi"/>
          <w:i/>
          <w:sz w:val="18"/>
          <w:szCs w:val="18"/>
        </w:rPr>
      </w:pPr>
    </w:p>
    <w:p w14:paraId="54DA7BB8" w14:textId="77777777" w:rsidR="00E14A14" w:rsidRDefault="00E14A14" w:rsidP="000C6034">
      <w:pPr>
        <w:pStyle w:val="Default"/>
        <w:jc w:val="center"/>
        <w:rPr>
          <w:rFonts w:asciiTheme="minorHAnsi" w:hAnsiTheme="minorHAnsi" w:cstheme="minorHAnsi"/>
          <w:i/>
          <w:sz w:val="18"/>
          <w:szCs w:val="18"/>
        </w:rPr>
      </w:pPr>
    </w:p>
    <w:p w14:paraId="2D935394" w14:textId="77777777" w:rsidR="00E14A14" w:rsidRDefault="00E14A14" w:rsidP="000C6034">
      <w:pPr>
        <w:pStyle w:val="Default"/>
        <w:jc w:val="center"/>
        <w:rPr>
          <w:rFonts w:asciiTheme="minorHAnsi" w:hAnsiTheme="minorHAnsi" w:cstheme="minorHAnsi"/>
          <w:i/>
          <w:sz w:val="18"/>
          <w:szCs w:val="18"/>
        </w:rPr>
      </w:pPr>
    </w:p>
    <w:p w14:paraId="231A2AA6" w14:textId="77777777" w:rsidR="00E14A14" w:rsidRPr="000D5F3E" w:rsidRDefault="00E14A14" w:rsidP="000C6034">
      <w:pPr>
        <w:pStyle w:val="Default"/>
        <w:jc w:val="center"/>
        <w:rPr>
          <w:rFonts w:asciiTheme="minorHAnsi" w:hAnsiTheme="minorHAnsi" w:cstheme="minorHAnsi"/>
          <w:i/>
          <w:sz w:val="18"/>
          <w:szCs w:val="18"/>
        </w:rPr>
      </w:pPr>
    </w:p>
    <w:p w14:paraId="6DDC80E7" w14:textId="77777777" w:rsidR="00C34187" w:rsidRPr="000D5F3E" w:rsidRDefault="00C34187" w:rsidP="000C6034">
      <w:pPr>
        <w:pStyle w:val="Default"/>
        <w:jc w:val="center"/>
        <w:rPr>
          <w:rFonts w:asciiTheme="minorHAnsi" w:hAnsiTheme="minorHAnsi" w:cstheme="minorHAnsi"/>
          <w:i/>
          <w:sz w:val="18"/>
          <w:szCs w:val="18"/>
        </w:rPr>
      </w:pPr>
    </w:p>
    <w:p w14:paraId="7FF8EE92" w14:textId="77777777" w:rsidR="003D3A4F" w:rsidRPr="000D5F3E" w:rsidRDefault="003D3A4F" w:rsidP="000C6034">
      <w:pPr>
        <w:pStyle w:val="Default"/>
        <w:jc w:val="center"/>
        <w:rPr>
          <w:rFonts w:asciiTheme="minorHAnsi" w:hAnsiTheme="minorHAnsi" w:cstheme="minorHAnsi"/>
          <w:i/>
          <w:sz w:val="18"/>
          <w:szCs w:val="18"/>
        </w:rPr>
      </w:pPr>
    </w:p>
    <w:p w14:paraId="09E460BB" w14:textId="5580A9A8" w:rsidR="003D3A4F" w:rsidRPr="000D5F3E" w:rsidRDefault="003D3A4F" w:rsidP="003D3A4F">
      <w:pPr>
        <w:pStyle w:val="Default"/>
        <w:jc w:val="center"/>
        <w:rPr>
          <w:rFonts w:asciiTheme="minorHAnsi" w:hAnsiTheme="minorHAnsi" w:cstheme="minorHAnsi"/>
          <w:iCs/>
          <w:color w:val="FF0000"/>
          <w:sz w:val="40"/>
          <w:szCs w:val="40"/>
        </w:rPr>
      </w:pPr>
      <w:r>
        <w:rPr>
          <w:rFonts w:asciiTheme="minorHAnsi" w:hAnsiTheme="minorHAnsi" w:cstheme="minorHAnsi"/>
          <w:iCs/>
          <w:color w:val="FF0000"/>
          <w:sz w:val="40"/>
          <w:szCs w:val="40"/>
        </w:rPr>
        <w:t>Annexe 1</w:t>
      </w:r>
    </w:p>
    <w:sectPr w:rsidR="003D3A4F" w:rsidRPr="000D5F3E" w:rsidSect="001332E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C662" w14:textId="77777777" w:rsidR="00C92C59" w:rsidRDefault="00C92C59" w:rsidP="0051315A">
      <w:r>
        <w:separator/>
      </w:r>
    </w:p>
  </w:endnote>
  <w:endnote w:type="continuationSeparator" w:id="0">
    <w:p w14:paraId="65C852CC" w14:textId="77777777" w:rsidR="00C92C59" w:rsidRDefault="00C92C59"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9947" w14:textId="77777777" w:rsidR="00FD016D" w:rsidRDefault="00FD01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3C107247"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ASSISTANCE TECHNIQUE 225 au Capital de 1 000 000 FCFA - Siège Social : Grand Bassam, MockeyVille Lot 23 – Ilot 76B – BP 250 Grand Bassam - Tél : +225 07 67 61 88 85 - Email : Contact@at225.c</w:t>
    </w:r>
    <w:r w:rsidR="00E14A14">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w:t>
    </w:r>
    <w:r w:rsidR="00E14A14" w:rsidRPr="009A0718">
      <w:rPr>
        <w:rFonts w:asciiTheme="minorHAnsi" w:hAnsiTheme="minorHAnsi" w:cstheme="minorHAnsi"/>
        <w:sz w:val="18"/>
        <w:szCs w:val="18"/>
      </w:rPr>
      <w:t xml:space="preserve">Compte Bancaire N° : </w:t>
    </w:r>
    <w:r w:rsidR="00E14A14"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CBE5" w14:textId="77777777" w:rsidR="00C92C59" w:rsidRDefault="00C92C59" w:rsidP="0051315A">
      <w:r>
        <w:separator/>
      </w:r>
    </w:p>
  </w:footnote>
  <w:footnote w:type="continuationSeparator" w:id="0">
    <w:p w14:paraId="7394DCF7" w14:textId="77777777" w:rsidR="00C92C59" w:rsidRDefault="00C92C59"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073" w14:textId="77777777" w:rsidR="00FD016D" w:rsidRDefault="00FD01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127134D5" w:rsidR="009A0718" w:rsidRDefault="00FD016D">
        <w:pPr>
          <w:pStyle w:val="En-tte"/>
          <w:jc w:val="center"/>
        </w:pPr>
        <w:r>
          <w:rPr>
            <w:noProof/>
          </w:rPr>
          <w:drawing>
            <wp:anchor distT="0" distB="0" distL="114300" distR="114300" simplePos="0" relativeHeight="251659264" behindDoc="0" locked="0" layoutInCell="1" allowOverlap="1" wp14:anchorId="1C049CA2" wp14:editId="3BFCBA3E">
              <wp:simplePos x="0" y="0"/>
              <wp:positionH relativeFrom="margin">
                <wp:posOffset>5038725</wp:posOffset>
              </wp:positionH>
              <wp:positionV relativeFrom="paragraph">
                <wp:posOffset>-217170</wp:posOffset>
              </wp:positionV>
              <wp:extent cx="1285875" cy="556617"/>
              <wp:effectExtent l="0" t="0" r="0" b="0"/>
              <wp:wrapNone/>
              <wp:docPr id="1141431820"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70B1" w14:textId="77777777" w:rsidR="00FD016D" w:rsidRDefault="00FD01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2E59B6"/>
    <w:multiLevelType w:val="hybridMultilevel"/>
    <w:tmpl w:val="E49E405C"/>
    <w:lvl w:ilvl="0" w:tplc="3908611C">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1"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2489854">
    <w:abstractNumId w:val="10"/>
  </w:num>
  <w:num w:numId="2" w16cid:durableId="2128546777">
    <w:abstractNumId w:val="3"/>
  </w:num>
  <w:num w:numId="3" w16cid:durableId="1480539807">
    <w:abstractNumId w:val="11"/>
  </w:num>
  <w:num w:numId="4" w16cid:durableId="1028943816">
    <w:abstractNumId w:val="8"/>
  </w:num>
  <w:num w:numId="5" w16cid:durableId="177357335">
    <w:abstractNumId w:val="0"/>
  </w:num>
  <w:num w:numId="6" w16cid:durableId="220869307">
    <w:abstractNumId w:val="9"/>
  </w:num>
  <w:num w:numId="7" w16cid:durableId="1124158141">
    <w:abstractNumId w:val="5"/>
  </w:num>
  <w:num w:numId="8" w16cid:durableId="1737170346">
    <w:abstractNumId w:val="2"/>
  </w:num>
  <w:num w:numId="9" w16cid:durableId="98794181">
    <w:abstractNumId w:val="7"/>
  </w:num>
  <w:num w:numId="10" w16cid:durableId="789589905">
    <w:abstractNumId w:val="4"/>
  </w:num>
  <w:num w:numId="11" w16cid:durableId="932326110">
    <w:abstractNumId w:val="1"/>
  </w:num>
  <w:num w:numId="12" w16cid:durableId="1307050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3994"/>
    <w:rsid w:val="00012F36"/>
    <w:rsid w:val="000134AD"/>
    <w:rsid w:val="000136E8"/>
    <w:rsid w:val="00020BA5"/>
    <w:rsid w:val="00024AF2"/>
    <w:rsid w:val="000327A8"/>
    <w:rsid w:val="00033B5D"/>
    <w:rsid w:val="00034885"/>
    <w:rsid w:val="0005210D"/>
    <w:rsid w:val="0005790F"/>
    <w:rsid w:val="00062601"/>
    <w:rsid w:val="000677DA"/>
    <w:rsid w:val="00075FD9"/>
    <w:rsid w:val="00081A7A"/>
    <w:rsid w:val="00082500"/>
    <w:rsid w:val="000918C2"/>
    <w:rsid w:val="000A5354"/>
    <w:rsid w:val="000A53AE"/>
    <w:rsid w:val="000A601C"/>
    <w:rsid w:val="000C6034"/>
    <w:rsid w:val="000D2521"/>
    <w:rsid w:val="000D393C"/>
    <w:rsid w:val="000D5F3E"/>
    <w:rsid w:val="000E4466"/>
    <w:rsid w:val="000E4677"/>
    <w:rsid w:val="000E6167"/>
    <w:rsid w:val="000E643C"/>
    <w:rsid w:val="000E7D84"/>
    <w:rsid w:val="000F19A7"/>
    <w:rsid w:val="000F38BA"/>
    <w:rsid w:val="000F6A2B"/>
    <w:rsid w:val="001012A4"/>
    <w:rsid w:val="00102E32"/>
    <w:rsid w:val="00103AE8"/>
    <w:rsid w:val="00104E2B"/>
    <w:rsid w:val="001052AE"/>
    <w:rsid w:val="00113273"/>
    <w:rsid w:val="001137F7"/>
    <w:rsid w:val="00123C5A"/>
    <w:rsid w:val="00125AB8"/>
    <w:rsid w:val="00130009"/>
    <w:rsid w:val="001306C4"/>
    <w:rsid w:val="00130AA2"/>
    <w:rsid w:val="001332E4"/>
    <w:rsid w:val="0013776E"/>
    <w:rsid w:val="00140E7C"/>
    <w:rsid w:val="00141AD7"/>
    <w:rsid w:val="00151FC1"/>
    <w:rsid w:val="001537DC"/>
    <w:rsid w:val="00156790"/>
    <w:rsid w:val="0016515B"/>
    <w:rsid w:val="00165F84"/>
    <w:rsid w:val="00166145"/>
    <w:rsid w:val="001702AE"/>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45150"/>
    <w:rsid w:val="00247C1E"/>
    <w:rsid w:val="00251469"/>
    <w:rsid w:val="0025208A"/>
    <w:rsid w:val="00255368"/>
    <w:rsid w:val="00271A2E"/>
    <w:rsid w:val="00273AF5"/>
    <w:rsid w:val="00274F1F"/>
    <w:rsid w:val="002824F4"/>
    <w:rsid w:val="00283ABF"/>
    <w:rsid w:val="0028409D"/>
    <w:rsid w:val="002867DD"/>
    <w:rsid w:val="002919F5"/>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073"/>
    <w:rsid w:val="00300E5B"/>
    <w:rsid w:val="003101AA"/>
    <w:rsid w:val="00311572"/>
    <w:rsid w:val="00317226"/>
    <w:rsid w:val="00330D6A"/>
    <w:rsid w:val="00332B55"/>
    <w:rsid w:val="00335F46"/>
    <w:rsid w:val="00346C4E"/>
    <w:rsid w:val="00347FE1"/>
    <w:rsid w:val="00353671"/>
    <w:rsid w:val="00367F77"/>
    <w:rsid w:val="00375958"/>
    <w:rsid w:val="00390167"/>
    <w:rsid w:val="003949C3"/>
    <w:rsid w:val="00395767"/>
    <w:rsid w:val="0039693F"/>
    <w:rsid w:val="003A5988"/>
    <w:rsid w:val="003C16E0"/>
    <w:rsid w:val="003C2E4E"/>
    <w:rsid w:val="003C41F7"/>
    <w:rsid w:val="003D12C9"/>
    <w:rsid w:val="003D3A4F"/>
    <w:rsid w:val="003D4976"/>
    <w:rsid w:val="003D5D19"/>
    <w:rsid w:val="003E4889"/>
    <w:rsid w:val="003F05ED"/>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0AD0"/>
    <w:rsid w:val="004842FF"/>
    <w:rsid w:val="00487FBA"/>
    <w:rsid w:val="00492F7C"/>
    <w:rsid w:val="00493E37"/>
    <w:rsid w:val="00494F39"/>
    <w:rsid w:val="00496185"/>
    <w:rsid w:val="004977D0"/>
    <w:rsid w:val="004A2098"/>
    <w:rsid w:val="004B7D10"/>
    <w:rsid w:val="004C4A84"/>
    <w:rsid w:val="004C5EC1"/>
    <w:rsid w:val="004D26C6"/>
    <w:rsid w:val="004E0393"/>
    <w:rsid w:val="004E5484"/>
    <w:rsid w:val="004E7910"/>
    <w:rsid w:val="004F32D3"/>
    <w:rsid w:val="004F5021"/>
    <w:rsid w:val="005048B7"/>
    <w:rsid w:val="00506256"/>
    <w:rsid w:val="0051315A"/>
    <w:rsid w:val="00516E11"/>
    <w:rsid w:val="0052045B"/>
    <w:rsid w:val="00530996"/>
    <w:rsid w:val="005334DA"/>
    <w:rsid w:val="005412DE"/>
    <w:rsid w:val="00541AEC"/>
    <w:rsid w:val="005435C3"/>
    <w:rsid w:val="0054421C"/>
    <w:rsid w:val="0055165D"/>
    <w:rsid w:val="00561303"/>
    <w:rsid w:val="005647A4"/>
    <w:rsid w:val="005702AE"/>
    <w:rsid w:val="00581D58"/>
    <w:rsid w:val="005858CE"/>
    <w:rsid w:val="00586C0C"/>
    <w:rsid w:val="0058788D"/>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8C3"/>
    <w:rsid w:val="00625D9A"/>
    <w:rsid w:val="006372F8"/>
    <w:rsid w:val="006572CC"/>
    <w:rsid w:val="006610B6"/>
    <w:rsid w:val="00661DFC"/>
    <w:rsid w:val="006710C3"/>
    <w:rsid w:val="006876CE"/>
    <w:rsid w:val="00690354"/>
    <w:rsid w:val="00690EE5"/>
    <w:rsid w:val="006940A6"/>
    <w:rsid w:val="00696260"/>
    <w:rsid w:val="006A69E3"/>
    <w:rsid w:val="006B44BD"/>
    <w:rsid w:val="006B4ECD"/>
    <w:rsid w:val="006B7D0D"/>
    <w:rsid w:val="006D3E0A"/>
    <w:rsid w:val="006E2ECA"/>
    <w:rsid w:val="006E3636"/>
    <w:rsid w:val="006E477A"/>
    <w:rsid w:val="00703184"/>
    <w:rsid w:val="007077E4"/>
    <w:rsid w:val="007319CA"/>
    <w:rsid w:val="00745A6E"/>
    <w:rsid w:val="00745B2F"/>
    <w:rsid w:val="007530A1"/>
    <w:rsid w:val="007535E8"/>
    <w:rsid w:val="00753705"/>
    <w:rsid w:val="00755EFB"/>
    <w:rsid w:val="007623D3"/>
    <w:rsid w:val="00773513"/>
    <w:rsid w:val="007749E6"/>
    <w:rsid w:val="00784CFF"/>
    <w:rsid w:val="007A4866"/>
    <w:rsid w:val="007A49EA"/>
    <w:rsid w:val="007A53C6"/>
    <w:rsid w:val="007B0342"/>
    <w:rsid w:val="007B11BA"/>
    <w:rsid w:val="007B28B2"/>
    <w:rsid w:val="007B4BA2"/>
    <w:rsid w:val="007C22FB"/>
    <w:rsid w:val="007C5F3E"/>
    <w:rsid w:val="007C706E"/>
    <w:rsid w:val="007D146F"/>
    <w:rsid w:val="007D3FF9"/>
    <w:rsid w:val="007E7516"/>
    <w:rsid w:val="007F51AB"/>
    <w:rsid w:val="00800F71"/>
    <w:rsid w:val="00814D17"/>
    <w:rsid w:val="0081589B"/>
    <w:rsid w:val="00817E02"/>
    <w:rsid w:val="0082234C"/>
    <w:rsid w:val="008229E6"/>
    <w:rsid w:val="00823296"/>
    <w:rsid w:val="00827560"/>
    <w:rsid w:val="008429B0"/>
    <w:rsid w:val="00843958"/>
    <w:rsid w:val="008518D1"/>
    <w:rsid w:val="00862BB7"/>
    <w:rsid w:val="00874463"/>
    <w:rsid w:val="00880830"/>
    <w:rsid w:val="0088181B"/>
    <w:rsid w:val="00881D24"/>
    <w:rsid w:val="00882666"/>
    <w:rsid w:val="00882DDA"/>
    <w:rsid w:val="0089348E"/>
    <w:rsid w:val="008963EA"/>
    <w:rsid w:val="008B0E92"/>
    <w:rsid w:val="008B17EC"/>
    <w:rsid w:val="008C133D"/>
    <w:rsid w:val="008D53C4"/>
    <w:rsid w:val="008E0184"/>
    <w:rsid w:val="008E11E2"/>
    <w:rsid w:val="008F08FE"/>
    <w:rsid w:val="008F2C31"/>
    <w:rsid w:val="008F5E67"/>
    <w:rsid w:val="008F61D9"/>
    <w:rsid w:val="00903591"/>
    <w:rsid w:val="009211AB"/>
    <w:rsid w:val="0092441F"/>
    <w:rsid w:val="00926D0B"/>
    <w:rsid w:val="009412D8"/>
    <w:rsid w:val="00946E42"/>
    <w:rsid w:val="00947093"/>
    <w:rsid w:val="00954844"/>
    <w:rsid w:val="00954B3C"/>
    <w:rsid w:val="00971F29"/>
    <w:rsid w:val="00975948"/>
    <w:rsid w:val="00981DA5"/>
    <w:rsid w:val="009852E6"/>
    <w:rsid w:val="00985663"/>
    <w:rsid w:val="009867DC"/>
    <w:rsid w:val="009916AF"/>
    <w:rsid w:val="00993F48"/>
    <w:rsid w:val="009A0718"/>
    <w:rsid w:val="009A3A76"/>
    <w:rsid w:val="009C28D9"/>
    <w:rsid w:val="009C3885"/>
    <w:rsid w:val="00A01B7A"/>
    <w:rsid w:val="00A15190"/>
    <w:rsid w:val="00A15484"/>
    <w:rsid w:val="00A166BA"/>
    <w:rsid w:val="00A17E56"/>
    <w:rsid w:val="00A209B8"/>
    <w:rsid w:val="00A25DAF"/>
    <w:rsid w:val="00A3160F"/>
    <w:rsid w:val="00A33544"/>
    <w:rsid w:val="00A43805"/>
    <w:rsid w:val="00A439B0"/>
    <w:rsid w:val="00A45738"/>
    <w:rsid w:val="00A51933"/>
    <w:rsid w:val="00A5672E"/>
    <w:rsid w:val="00A60D99"/>
    <w:rsid w:val="00A62FCE"/>
    <w:rsid w:val="00A647DD"/>
    <w:rsid w:val="00A65979"/>
    <w:rsid w:val="00A6712C"/>
    <w:rsid w:val="00A71689"/>
    <w:rsid w:val="00A71FA1"/>
    <w:rsid w:val="00A77C7A"/>
    <w:rsid w:val="00A80579"/>
    <w:rsid w:val="00A81125"/>
    <w:rsid w:val="00A83C59"/>
    <w:rsid w:val="00A84090"/>
    <w:rsid w:val="00A85889"/>
    <w:rsid w:val="00A87066"/>
    <w:rsid w:val="00A94F09"/>
    <w:rsid w:val="00AA0248"/>
    <w:rsid w:val="00AA0792"/>
    <w:rsid w:val="00AA27DD"/>
    <w:rsid w:val="00AA5D8F"/>
    <w:rsid w:val="00AC1F29"/>
    <w:rsid w:val="00AC24E7"/>
    <w:rsid w:val="00AC6F2F"/>
    <w:rsid w:val="00AD7CBA"/>
    <w:rsid w:val="00AE0B5E"/>
    <w:rsid w:val="00AE51AF"/>
    <w:rsid w:val="00AF0232"/>
    <w:rsid w:val="00B030CC"/>
    <w:rsid w:val="00B05B2A"/>
    <w:rsid w:val="00B07974"/>
    <w:rsid w:val="00B31A4D"/>
    <w:rsid w:val="00B33459"/>
    <w:rsid w:val="00B40DCA"/>
    <w:rsid w:val="00B41036"/>
    <w:rsid w:val="00B41AA3"/>
    <w:rsid w:val="00B42BCE"/>
    <w:rsid w:val="00B509E2"/>
    <w:rsid w:val="00B5350D"/>
    <w:rsid w:val="00B55AAC"/>
    <w:rsid w:val="00B55F45"/>
    <w:rsid w:val="00B56B49"/>
    <w:rsid w:val="00B61B37"/>
    <w:rsid w:val="00B61E1F"/>
    <w:rsid w:val="00B62999"/>
    <w:rsid w:val="00B650A6"/>
    <w:rsid w:val="00B74340"/>
    <w:rsid w:val="00B75672"/>
    <w:rsid w:val="00B760CB"/>
    <w:rsid w:val="00B80984"/>
    <w:rsid w:val="00B845AA"/>
    <w:rsid w:val="00B9548B"/>
    <w:rsid w:val="00BA144E"/>
    <w:rsid w:val="00BA7247"/>
    <w:rsid w:val="00BB3006"/>
    <w:rsid w:val="00BC0AB6"/>
    <w:rsid w:val="00BC3E5C"/>
    <w:rsid w:val="00BC51FB"/>
    <w:rsid w:val="00BD12E8"/>
    <w:rsid w:val="00BD28B9"/>
    <w:rsid w:val="00BE01C7"/>
    <w:rsid w:val="00BE02EA"/>
    <w:rsid w:val="00BF0363"/>
    <w:rsid w:val="00BF3339"/>
    <w:rsid w:val="00BF508C"/>
    <w:rsid w:val="00C01198"/>
    <w:rsid w:val="00C167DB"/>
    <w:rsid w:val="00C16C42"/>
    <w:rsid w:val="00C20894"/>
    <w:rsid w:val="00C22EA0"/>
    <w:rsid w:val="00C243E3"/>
    <w:rsid w:val="00C34187"/>
    <w:rsid w:val="00C35641"/>
    <w:rsid w:val="00C45E80"/>
    <w:rsid w:val="00C47FB1"/>
    <w:rsid w:val="00C5158C"/>
    <w:rsid w:val="00C572F0"/>
    <w:rsid w:val="00C604C5"/>
    <w:rsid w:val="00C71FF4"/>
    <w:rsid w:val="00C74558"/>
    <w:rsid w:val="00C7498E"/>
    <w:rsid w:val="00C8707F"/>
    <w:rsid w:val="00C90C3E"/>
    <w:rsid w:val="00C92C59"/>
    <w:rsid w:val="00CB3D57"/>
    <w:rsid w:val="00CC3D1A"/>
    <w:rsid w:val="00CE1834"/>
    <w:rsid w:val="00CF1B2C"/>
    <w:rsid w:val="00CF516F"/>
    <w:rsid w:val="00D0433B"/>
    <w:rsid w:val="00D059A9"/>
    <w:rsid w:val="00D06F5A"/>
    <w:rsid w:val="00D12A4C"/>
    <w:rsid w:val="00D1336F"/>
    <w:rsid w:val="00D337B8"/>
    <w:rsid w:val="00D3584B"/>
    <w:rsid w:val="00D40B13"/>
    <w:rsid w:val="00D41DB2"/>
    <w:rsid w:val="00D47991"/>
    <w:rsid w:val="00D50C61"/>
    <w:rsid w:val="00D521F4"/>
    <w:rsid w:val="00D528E4"/>
    <w:rsid w:val="00D53F61"/>
    <w:rsid w:val="00D5715A"/>
    <w:rsid w:val="00D61E47"/>
    <w:rsid w:val="00D629B4"/>
    <w:rsid w:val="00D652CC"/>
    <w:rsid w:val="00D759BF"/>
    <w:rsid w:val="00D83D72"/>
    <w:rsid w:val="00D970C5"/>
    <w:rsid w:val="00DA7D1E"/>
    <w:rsid w:val="00DB13E7"/>
    <w:rsid w:val="00DB1E04"/>
    <w:rsid w:val="00DB6E74"/>
    <w:rsid w:val="00DC2787"/>
    <w:rsid w:val="00DC515F"/>
    <w:rsid w:val="00DC693D"/>
    <w:rsid w:val="00DD77AC"/>
    <w:rsid w:val="00DE1170"/>
    <w:rsid w:val="00DF11AE"/>
    <w:rsid w:val="00DF3EEA"/>
    <w:rsid w:val="00DF432E"/>
    <w:rsid w:val="00DF6F33"/>
    <w:rsid w:val="00E02AED"/>
    <w:rsid w:val="00E14A14"/>
    <w:rsid w:val="00E20C15"/>
    <w:rsid w:val="00E27420"/>
    <w:rsid w:val="00E30DC3"/>
    <w:rsid w:val="00E32AE1"/>
    <w:rsid w:val="00E344D0"/>
    <w:rsid w:val="00E543CD"/>
    <w:rsid w:val="00E576AA"/>
    <w:rsid w:val="00E64511"/>
    <w:rsid w:val="00E659B5"/>
    <w:rsid w:val="00E8238C"/>
    <w:rsid w:val="00E96230"/>
    <w:rsid w:val="00EA0BF6"/>
    <w:rsid w:val="00EA3E36"/>
    <w:rsid w:val="00EA555A"/>
    <w:rsid w:val="00EB0A51"/>
    <w:rsid w:val="00EB67AF"/>
    <w:rsid w:val="00EC2D39"/>
    <w:rsid w:val="00EC68B3"/>
    <w:rsid w:val="00EC6EF8"/>
    <w:rsid w:val="00EF15EF"/>
    <w:rsid w:val="00EF563A"/>
    <w:rsid w:val="00F02914"/>
    <w:rsid w:val="00F0689F"/>
    <w:rsid w:val="00F1341C"/>
    <w:rsid w:val="00F158CF"/>
    <w:rsid w:val="00F26B69"/>
    <w:rsid w:val="00F30578"/>
    <w:rsid w:val="00F34F18"/>
    <w:rsid w:val="00F51C41"/>
    <w:rsid w:val="00F5403D"/>
    <w:rsid w:val="00F57BA1"/>
    <w:rsid w:val="00F650DD"/>
    <w:rsid w:val="00F664FB"/>
    <w:rsid w:val="00F66725"/>
    <w:rsid w:val="00F71B24"/>
    <w:rsid w:val="00F83353"/>
    <w:rsid w:val="00F837BD"/>
    <w:rsid w:val="00F839F4"/>
    <w:rsid w:val="00F83C49"/>
    <w:rsid w:val="00F83D98"/>
    <w:rsid w:val="00F85511"/>
    <w:rsid w:val="00F86723"/>
    <w:rsid w:val="00FA45AD"/>
    <w:rsid w:val="00FB0B5C"/>
    <w:rsid w:val="00FB4EA0"/>
    <w:rsid w:val="00FB54C8"/>
    <w:rsid w:val="00FB72C0"/>
    <w:rsid w:val="00FD016D"/>
    <w:rsid w:val="00FE4037"/>
    <w:rsid w:val="00FF633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unhideWhenUsed/>
    <w:rsid w:val="00AC24E7"/>
    <w:rPr>
      <w:sz w:val="20"/>
      <w:szCs w:val="20"/>
    </w:rPr>
  </w:style>
  <w:style w:type="character" w:customStyle="1" w:styleId="CommentaireCar">
    <w:name w:val="Commentaire Car"/>
    <w:basedOn w:val="Policepardfaut"/>
    <w:link w:val="Commentaire"/>
    <w:uiPriority w:val="99"/>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table" w:styleId="Grilledutableau">
    <w:name w:val="Table Grid"/>
    <w:basedOn w:val="TableauNormal"/>
    <w:uiPriority w:val="59"/>
    <w:rsid w:val="003D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07F"/>
    <w:rPr>
      <w:b/>
      <w:bCs/>
    </w:rPr>
  </w:style>
  <w:style w:type="character" w:styleId="Lienhypertexte">
    <w:name w:val="Hyperlink"/>
    <w:basedOn w:val="Policepardfaut"/>
    <w:uiPriority w:val="99"/>
    <w:semiHidden/>
    <w:unhideWhenUsed/>
    <w:rsid w:val="00C8707F"/>
    <w:rPr>
      <w:color w:val="0000FF"/>
      <w:u w:val="single"/>
    </w:rPr>
  </w:style>
  <w:style w:type="paragraph" w:styleId="Rvision">
    <w:name w:val="Revision"/>
    <w:hidden/>
    <w:uiPriority w:val="99"/>
    <w:semiHidden/>
    <w:rsid w:val="00696260"/>
    <w:pPr>
      <w:spacing w:after="0"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Metadata/LabelInfo.xml><?xml version="1.0" encoding="utf-8"?>
<clbl:labelList xmlns:clbl="http://schemas.microsoft.com/office/2020/mipLabelMetadata">
  <clbl:label id="{4a3d9983-e936-4837-9552-9d9126a92eb0}" enabled="0" method="" siteId="{4a3d9983-e936-4837-9552-9d9126a92e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3426</Words>
  <Characters>18845</Characters>
  <Application>Microsoft Office Word</Application>
  <DocSecurity>0</DocSecurity>
  <Lines>157</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9</cp:revision>
  <cp:lastPrinted>2025-10-06T13:36:00Z</cp:lastPrinted>
  <dcterms:created xsi:type="dcterms:W3CDTF">2026-01-05T17:10:00Z</dcterms:created>
  <dcterms:modified xsi:type="dcterms:W3CDTF">2026-01-05T17:33:00Z</dcterms:modified>
</cp:coreProperties>
</file>