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CBC9" w14:textId="588F9212" w:rsidR="000C6034" w:rsidRDefault="00BD1E1A" w:rsidP="000C6034">
      <w:pPr>
        <w:pStyle w:val="Default"/>
        <w:jc w:val="center"/>
        <w:rPr>
          <w:rFonts w:asciiTheme="minorHAnsi" w:hAnsiTheme="minorHAnsi" w:cstheme="minorHAnsi"/>
          <w:b/>
          <w:bCs/>
          <w:color w:val="auto"/>
          <w:sz w:val="32"/>
          <w:szCs w:val="32"/>
          <w:u w:val="single"/>
        </w:rPr>
      </w:pPr>
      <w:r>
        <w:rPr>
          <w:noProof/>
        </w:rPr>
        <w:drawing>
          <wp:anchor distT="0" distB="0" distL="114300" distR="114300" simplePos="0" relativeHeight="251659264" behindDoc="0" locked="0" layoutInCell="1" allowOverlap="1" wp14:anchorId="16E3B1E1" wp14:editId="7A50FEEC">
            <wp:simplePos x="0" y="0"/>
            <wp:positionH relativeFrom="margin">
              <wp:posOffset>-490220</wp:posOffset>
            </wp:positionH>
            <wp:positionV relativeFrom="paragraph">
              <wp:posOffset>-604520</wp:posOffset>
            </wp:positionV>
            <wp:extent cx="2257425" cy="977172"/>
            <wp:effectExtent l="0" t="0" r="0" b="0"/>
            <wp:wrapNone/>
            <wp:docPr id="1245852138"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  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0957" cy="9787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13B9A8" w14:textId="77777777" w:rsidR="000C6034" w:rsidRDefault="000C6034" w:rsidP="000C6034">
      <w:pPr>
        <w:pStyle w:val="Default"/>
        <w:jc w:val="center"/>
        <w:rPr>
          <w:rFonts w:asciiTheme="minorHAnsi" w:hAnsiTheme="minorHAnsi" w:cstheme="minorHAnsi"/>
          <w:b/>
          <w:bCs/>
          <w:color w:val="auto"/>
          <w:sz w:val="32"/>
          <w:szCs w:val="32"/>
          <w:u w:val="single"/>
        </w:rPr>
      </w:pPr>
    </w:p>
    <w:p w14:paraId="5CC6417D" w14:textId="77777777" w:rsidR="000C6034" w:rsidRDefault="000C6034" w:rsidP="000C6034">
      <w:pPr>
        <w:pStyle w:val="Default"/>
        <w:jc w:val="center"/>
        <w:rPr>
          <w:rFonts w:asciiTheme="minorHAnsi" w:hAnsiTheme="minorHAnsi" w:cstheme="minorHAnsi"/>
          <w:b/>
          <w:bCs/>
          <w:color w:val="009E60"/>
          <w:sz w:val="32"/>
          <w:szCs w:val="32"/>
        </w:rPr>
      </w:pPr>
    </w:p>
    <w:p w14:paraId="3CCB41FC" w14:textId="77777777" w:rsidR="000C6034" w:rsidRPr="0018592A" w:rsidRDefault="000C6034" w:rsidP="000C6034">
      <w:pPr>
        <w:pStyle w:val="Default"/>
        <w:jc w:val="center"/>
        <w:rPr>
          <w:rFonts w:asciiTheme="minorHAnsi" w:hAnsiTheme="minorHAnsi" w:cstheme="minorHAnsi"/>
          <w:b/>
          <w:bCs/>
          <w:color w:val="009E60"/>
          <w:sz w:val="32"/>
          <w:szCs w:val="32"/>
        </w:rPr>
      </w:pPr>
      <w:r>
        <w:rPr>
          <w:rFonts w:asciiTheme="minorHAnsi" w:hAnsiTheme="minorHAnsi" w:cstheme="minorHAnsi"/>
          <w:b/>
          <w:bCs/>
          <w:color w:val="009E60"/>
          <w:sz w:val="32"/>
          <w:szCs w:val="32"/>
        </w:rPr>
        <w:t>CONTRAT DE PRESTATION DE SERVICE</w:t>
      </w:r>
    </w:p>
    <w:p w14:paraId="5CAF37C3" w14:textId="77777777" w:rsidR="000C6034" w:rsidRDefault="000C6034" w:rsidP="000C6034">
      <w:pPr>
        <w:pStyle w:val="Default"/>
        <w:jc w:val="center"/>
        <w:rPr>
          <w:rFonts w:asciiTheme="minorHAnsi" w:hAnsiTheme="minorHAnsi" w:cstheme="minorHAnsi"/>
          <w:color w:val="auto"/>
        </w:rPr>
      </w:pPr>
    </w:p>
    <w:p w14:paraId="48FB1E2A" w14:textId="77777777" w:rsidR="000C6034" w:rsidRPr="00125AB8" w:rsidRDefault="000C6034" w:rsidP="000C6034">
      <w:pPr>
        <w:pStyle w:val="Default"/>
        <w:jc w:val="center"/>
        <w:rPr>
          <w:rFonts w:asciiTheme="minorHAnsi" w:hAnsiTheme="minorHAnsi" w:cstheme="minorHAnsi"/>
          <w:color w:val="auto"/>
        </w:rPr>
      </w:pPr>
      <w:r>
        <w:rPr>
          <w:rFonts w:asciiTheme="minorHAnsi" w:hAnsiTheme="minorHAnsi" w:cstheme="minorHAnsi"/>
          <w:color w:val="auto"/>
        </w:rPr>
        <w:t>_______________________</w:t>
      </w:r>
    </w:p>
    <w:p w14:paraId="64C1016E" w14:textId="77777777" w:rsidR="000C6034" w:rsidRPr="00125AB8" w:rsidRDefault="000C6034" w:rsidP="000C6034">
      <w:pPr>
        <w:pStyle w:val="Default"/>
        <w:jc w:val="both"/>
        <w:rPr>
          <w:rFonts w:asciiTheme="minorHAnsi" w:hAnsiTheme="minorHAnsi" w:cstheme="minorHAnsi"/>
          <w:color w:val="auto"/>
        </w:rPr>
      </w:pPr>
    </w:p>
    <w:p w14:paraId="5B60C070" w14:textId="77777777" w:rsidR="000C6034" w:rsidRDefault="000C6034" w:rsidP="000C6034">
      <w:pPr>
        <w:pStyle w:val="Default"/>
        <w:jc w:val="both"/>
        <w:rPr>
          <w:rFonts w:asciiTheme="minorHAnsi" w:hAnsiTheme="minorHAnsi" w:cstheme="minorHAnsi"/>
          <w:color w:val="auto"/>
        </w:rPr>
      </w:pPr>
    </w:p>
    <w:p w14:paraId="29C35C9C" w14:textId="77777777" w:rsidR="000C6034" w:rsidRDefault="000C6034" w:rsidP="000C6034">
      <w:pPr>
        <w:pStyle w:val="Default"/>
        <w:jc w:val="both"/>
        <w:rPr>
          <w:rFonts w:asciiTheme="minorHAnsi" w:hAnsiTheme="minorHAnsi" w:cstheme="minorHAnsi"/>
          <w:color w:val="auto"/>
        </w:rPr>
      </w:pPr>
    </w:p>
    <w:p w14:paraId="46C490EE" w14:textId="77777777" w:rsidR="000C6034" w:rsidRPr="00125AB8" w:rsidRDefault="000C6034" w:rsidP="000C6034">
      <w:pPr>
        <w:pStyle w:val="Default"/>
        <w:jc w:val="both"/>
        <w:rPr>
          <w:rFonts w:asciiTheme="minorHAnsi" w:hAnsiTheme="minorHAnsi" w:cstheme="minorHAnsi"/>
          <w:color w:val="auto"/>
        </w:rPr>
      </w:pPr>
      <w:r>
        <w:rPr>
          <w:rFonts w:asciiTheme="minorHAnsi" w:hAnsiTheme="minorHAnsi" w:cstheme="minorHAnsi"/>
          <w:b/>
          <w:color w:val="auto"/>
          <w:u w:val="single"/>
        </w:rPr>
        <w:t>Entre les soussignées</w:t>
      </w:r>
      <w:r>
        <w:rPr>
          <w:rFonts w:asciiTheme="minorHAnsi" w:hAnsiTheme="minorHAnsi" w:cstheme="minorHAnsi"/>
          <w:color w:val="auto"/>
        </w:rPr>
        <w:t> :</w:t>
      </w:r>
    </w:p>
    <w:p w14:paraId="7DF8E681" w14:textId="77777777" w:rsidR="000C6034" w:rsidRPr="00125AB8" w:rsidRDefault="000C6034" w:rsidP="000C6034">
      <w:pPr>
        <w:pStyle w:val="Default"/>
        <w:jc w:val="both"/>
        <w:rPr>
          <w:rFonts w:asciiTheme="minorHAnsi" w:hAnsiTheme="minorHAnsi" w:cstheme="minorHAnsi"/>
          <w:color w:val="auto"/>
        </w:rPr>
      </w:pPr>
    </w:p>
    <w:p w14:paraId="73659B51" w14:textId="77777777" w:rsidR="00693316" w:rsidRPr="00D50C61" w:rsidRDefault="00693316" w:rsidP="00693316">
      <w:pPr>
        <w:pStyle w:val="Default"/>
        <w:jc w:val="both"/>
        <w:rPr>
          <w:rFonts w:asciiTheme="minorHAnsi" w:hAnsiTheme="minorHAnsi" w:cstheme="minorHAnsi"/>
          <w:bCs/>
          <w:color w:val="auto"/>
          <w:lang w:val="fr-FR"/>
        </w:rPr>
      </w:pPr>
      <w:r>
        <w:rPr>
          <w:rFonts w:asciiTheme="minorHAnsi" w:hAnsiTheme="minorHAnsi" w:cstheme="minorHAnsi"/>
          <w:bCs/>
          <w:color w:val="auto"/>
          <w:lang w:val="fr-FR"/>
        </w:rPr>
        <w:t>La Société</w:t>
      </w:r>
      <w:r>
        <w:rPr>
          <w:rFonts w:asciiTheme="minorHAnsi" w:hAnsiTheme="minorHAnsi" w:cstheme="minorHAnsi"/>
          <w:b/>
          <w:bCs/>
          <w:color w:val="auto"/>
          <w:lang w:val="fr-FR"/>
        </w:rPr>
        <w:t xml:space="preserve"> ASSISTANCE TECHNIQUE 225, </w:t>
      </w:r>
      <w:r>
        <w:rPr>
          <w:rFonts w:asciiTheme="minorHAnsi" w:hAnsiTheme="minorHAnsi" w:cstheme="minorHAnsi"/>
          <w:bCs/>
          <w:color w:val="auto"/>
          <w:lang w:val="fr-FR"/>
        </w:rPr>
        <w:t>société à responsabilité limité (SARL), immatriculée au Registre du Commerce et du Crédit Mobilier d’Abidjan sous le numéro CI-ABJ-2020-B-01649, ayant son siège social sis à Grand Bassam, MockeyVille Lot 23 – Ilot 76B – BP 250 Grand Bassam,</w:t>
      </w:r>
    </w:p>
    <w:p w14:paraId="741507E7" w14:textId="77777777" w:rsidR="00693316" w:rsidRDefault="00693316" w:rsidP="000C6034">
      <w:pPr>
        <w:pStyle w:val="Default"/>
        <w:jc w:val="both"/>
        <w:rPr>
          <w:rFonts w:asciiTheme="minorHAnsi" w:hAnsiTheme="minorHAnsi" w:cstheme="minorHAnsi"/>
          <w:color w:val="auto"/>
          <w:lang w:val="fr-FR"/>
        </w:rPr>
      </w:pPr>
    </w:p>
    <w:p w14:paraId="4E54DED5" w14:textId="586D4C4D" w:rsidR="000C6034" w:rsidRPr="00125AB8"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Représentée par M. PAUL Erwan en sa qualité de Directeur.</w:t>
      </w:r>
    </w:p>
    <w:p w14:paraId="28F5708A"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                                                                                                                                </w:t>
      </w:r>
    </w:p>
    <w:p w14:paraId="6AEB2BD5"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Ci-après désignée par </w:t>
      </w:r>
      <w:r>
        <w:rPr>
          <w:rFonts w:asciiTheme="minorHAnsi" w:hAnsiTheme="minorHAnsi" w:cstheme="minorHAnsi"/>
          <w:b/>
          <w:color w:val="auto"/>
        </w:rPr>
        <w:t>AT225</w:t>
      </w:r>
    </w:p>
    <w:p w14:paraId="5AFD7214"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                                                                                                                                                  </w:t>
      </w:r>
    </w:p>
    <w:p w14:paraId="480E5217" w14:textId="77777777" w:rsidR="000C6034" w:rsidRPr="002923DD" w:rsidRDefault="000C6034" w:rsidP="000C6034">
      <w:pPr>
        <w:pStyle w:val="Default"/>
        <w:jc w:val="both"/>
        <w:rPr>
          <w:rFonts w:asciiTheme="minorHAnsi" w:hAnsiTheme="minorHAnsi" w:cstheme="minorHAnsi"/>
          <w:i/>
          <w:color w:val="auto"/>
        </w:rPr>
      </w:pPr>
      <w:r>
        <w:rPr>
          <w:rFonts w:asciiTheme="minorHAnsi" w:hAnsiTheme="minorHAnsi" w:cstheme="minorHAnsi"/>
          <w:color w:val="auto"/>
        </w:rPr>
        <w:t xml:space="preserve">                                                                                                                                                  </w:t>
      </w:r>
      <w:r>
        <w:rPr>
          <w:rFonts w:asciiTheme="minorHAnsi" w:hAnsiTheme="minorHAnsi" w:cstheme="minorHAnsi"/>
          <w:i/>
          <w:color w:val="auto"/>
        </w:rPr>
        <w:t>d’une part</w:t>
      </w:r>
    </w:p>
    <w:p w14:paraId="68701A9D" w14:textId="77777777" w:rsidR="000C6034" w:rsidRDefault="000C6034" w:rsidP="000C6034">
      <w:pPr>
        <w:pStyle w:val="Default"/>
        <w:jc w:val="both"/>
        <w:rPr>
          <w:rFonts w:asciiTheme="minorHAnsi" w:hAnsiTheme="minorHAnsi" w:cstheme="minorHAnsi"/>
          <w:color w:val="auto"/>
        </w:rPr>
      </w:pPr>
    </w:p>
    <w:p w14:paraId="2FB9E635" w14:textId="77777777" w:rsidR="000C6034" w:rsidRPr="00125AB8" w:rsidRDefault="000C6034" w:rsidP="000C6034">
      <w:pPr>
        <w:pStyle w:val="Default"/>
        <w:jc w:val="both"/>
        <w:rPr>
          <w:rFonts w:asciiTheme="minorHAnsi" w:hAnsiTheme="minorHAnsi" w:cstheme="minorHAnsi"/>
          <w:color w:val="auto"/>
        </w:rPr>
      </w:pPr>
    </w:p>
    <w:p w14:paraId="09C14BAF" w14:textId="77777777" w:rsidR="000C6034" w:rsidRPr="00F86F3B"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Et </w:t>
      </w:r>
    </w:p>
    <w:p w14:paraId="5781368A" w14:textId="77777777" w:rsidR="000C6034" w:rsidRDefault="000C6034" w:rsidP="000C6034">
      <w:pPr>
        <w:pStyle w:val="Default"/>
        <w:jc w:val="both"/>
        <w:rPr>
          <w:rFonts w:asciiTheme="minorHAnsi" w:hAnsiTheme="minorHAnsi" w:cstheme="minorHAnsi"/>
          <w:color w:val="auto"/>
        </w:rPr>
      </w:pPr>
    </w:p>
    <w:p w14:paraId="13162E4B" w14:textId="77777777" w:rsidR="000C6034" w:rsidRDefault="000C6034" w:rsidP="000C6034">
      <w:pPr>
        <w:pStyle w:val="Default"/>
        <w:jc w:val="both"/>
        <w:rPr>
          <w:rFonts w:asciiTheme="minorHAnsi" w:hAnsiTheme="minorHAnsi" w:cstheme="minorHAnsi"/>
          <w:color w:val="auto"/>
        </w:rPr>
      </w:pPr>
    </w:p>
    <w:p w14:paraId="54FAA4C6"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La Société [</w:t>
      </w:r>
      <w:r>
        <w:rPr>
          <w:rFonts w:asciiTheme="minorHAnsi" w:hAnsiTheme="minorHAnsi" w:cstheme="minorHAnsi"/>
          <w:color w:val="FF0000"/>
        </w:rPr>
        <w:t>à compléter</w:t>
      </w:r>
      <w:r>
        <w:rPr>
          <w:rFonts w:asciiTheme="minorHAnsi" w:hAnsiTheme="minorHAnsi" w:cstheme="minorHAnsi"/>
          <w:color w:val="auto"/>
        </w:rPr>
        <w:t xml:space="preserve">]  </w:t>
      </w:r>
    </w:p>
    <w:p w14:paraId="2E901C3E" w14:textId="77777777" w:rsidR="000C6034" w:rsidRPr="00994FB8" w:rsidRDefault="000C6034" w:rsidP="000C6034">
      <w:pPr>
        <w:pStyle w:val="Default"/>
        <w:jc w:val="both"/>
        <w:rPr>
          <w:rFonts w:asciiTheme="minorHAnsi" w:hAnsiTheme="minorHAnsi" w:cstheme="minorHAnsi"/>
          <w:color w:val="auto"/>
        </w:rPr>
      </w:pPr>
    </w:p>
    <w:p w14:paraId="699847F8" w14:textId="77777777" w:rsidR="000C6034" w:rsidRPr="00994FB8"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Représentée par M. [</w:t>
      </w:r>
      <w:r>
        <w:rPr>
          <w:rFonts w:asciiTheme="minorHAnsi" w:hAnsiTheme="minorHAnsi" w:cstheme="minorHAnsi"/>
          <w:color w:val="FF0000"/>
        </w:rPr>
        <w:t>à compléter</w:t>
      </w:r>
      <w:r>
        <w:rPr>
          <w:rFonts w:asciiTheme="minorHAnsi" w:hAnsiTheme="minorHAnsi" w:cstheme="minorHAnsi"/>
          <w:color w:val="auto"/>
        </w:rPr>
        <w:t>] en sa qualité de [</w:t>
      </w:r>
      <w:r>
        <w:rPr>
          <w:rFonts w:asciiTheme="minorHAnsi" w:hAnsiTheme="minorHAnsi" w:cstheme="minorHAnsi"/>
          <w:color w:val="FF0000"/>
        </w:rPr>
        <w:t>à compléter</w:t>
      </w:r>
      <w:r>
        <w:rPr>
          <w:rFonts w:asciiTheme="minorHAnsi" w:hAnsiTheme="minorHAnsi" w:cstheme="minorHAnsi"/>
          <w:color w:val="auto"/>
        </w:rPr>
        <w:t>].</w:t>
      </w:r>
    </w:p>
    <w:p w14:paraId="120DDFF2" w14:textId="77777777" w:rsidR="000C6034" w:rsidRPr="00125AB8" w:rsidRDefault="000C6034" w:rsidP="000C6034">
      <w:pPr>
        <w:pStyle w:val="Default"/>
        <w:jc w:val="both"/>
        <w:rPr>
          <w:rFonts w:asciiTheme="minorHAnsi" w:hAnsiTheme="minorHAnsi" w:cstheme="minorHAnsi"/>
          <w:color w:val="auto"/>
        </w:rPr>
      </w:pPr>
    </w:p>
    <w:p w14:paraId="3954FB24"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Ci- après désignée par </w:t>
      </w:r>
      <w:r>
        <w:rPr>
          <w:rFonts w:asciiTheme="minorHAnsi" w:hAnsiTheme="minorHAnsi" w:cstheme="minorHAnsi"/>
          <w:b/>
          <w:color w:val="auto"/>
        </w:rPr>
        <w:t>[</w:t>
      </w:r>
      <w:r>
        <w:rPr>
          <w:rFonts w:asciiTheme="minorHAnsi" w:hAnsiTheme="minorHAnsi" w:cstheme="minorHAnsi"/>
          <w:color w:val="FF0000"/>
        </w:rPr>
        <w:t>à compléter</w:t>
      </w:r>
      <w:r>
        <w:rPr>
          <w:rFonts w:asciiTheme="minorHAnsi" w:hAnsiTheme="minorHAnsi" w:cstheme="minorHAnsi"/>
          <w:b/>
          <w:color w:val="auto"/>
        </w:rPr>
        <w:t xml:space="preserve">] </w:t>
      </w:r>
    </w:p>
    <w:p w14:paraId="0C335EB6"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                                                                                                                                               </w:t>
      </w:r>
    </w:p>
    <w:p w14:paraId="29C51C4C" w14:textId="77777777" w:rsidR="000C6034" w:rsidRPr="002923DD" w:rsidRDefault="000C6034" w:rsidP="000C6034">
      <w:pPr>
        <w:pStyle w:val="Default"/>
        <w:jc w:val="both"/>
        <w:rPr>
          <w:rFonts w:asciiTheme="minorHAnsi" w:hAnsiTheme="minorHAnsi" w:cstheme="minorHAnsi"/>
          <w:i/>
          <w:color w:val="auto"/>
        </w:rPr>
      </w:pPr>
      <w:r>
        <w:rPr>
          <w:rFonts w:asciiTheme="minorHAnsi" w:hAnsiTheme="minorHAnsi" w:cstheme="minorHAnsi"/>
          <w:color w:val="auto"/>
        </w:rPr>
        <w:t xml:space="preserve">                                                                                                                                                 </w:t>
      </w:r>
      <w:r>
        <w:rPr>
          <w:rFonts w:asciiTheme="minorHAnsi" w:hAnsiTheme="minorHAnsi" w:cstheme="minorHAnsi"/>
          <w:i/>
          <w:color w:val="auto"/>
        </w:rPr>
        <w:t>d’autre part</w:t>
      </w:r>
    </w:p>
    <w:p w14:paraId="09DB6196" w14:textId="77777777" w:rsidR="000C6034" w:rsidRPr="002923DD" w:rsidRDefault="000C6034" w:rsidP="000C6034">
      <w:pPr>
        <w:pStyle w:val="Default"/>
        <w:jc w:val="both"/>
        <w:rPr>
          <w:rFonts w:asciiTheme="minorHAnsi" w:hAnsiTheme="minorHAnsi" w:cstheme="minorHAnsi"/>
          <w:i/>
          <w:color w:val="auto"/>
        </w:rPr>
      </w:pPr>
    </w:p>
    <w:p w14:paraId="403B6007"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Il a été convenu et arrêté ce qui suit :</w:t>
      </w:r>
    </w:p>
    <w:p w14:paraId="40DFD0A6" w14:textId="77777777" w:rsidR="000C6034" w:rsidRDefault="000C6034" w:rsidP="000C6034">
      <w:pPr>
        <w:pStyle w:val="Default"/>
        <w:jc w:val="both"/>
        <w:rPr>
          <w:rFonts w:asciiTheme="minorHAnsi" w:hAnsiTheme="minorHAnsi" w:cstheme="minorHAnsi"/>
          <w:color w:val="auto"/>
        </w:rPr>
      </w:pPr>
    </w:p>
    <w:p w14:paraId="65543D8E" w14:textId="77777777" w:rsidR="000C6034" w:rsidRDefault="000C6034" w:rsidP="000C6034">
      <w:pPr>
        <w:pStyle w:val="Default"/>
        <w:jc w:val="both"/>
        <w:rPr>
          <w:rFonts w:asciiTheme="minorHAnsi" w:hAnsiTheme="minorHAnsi" w:cstheme="minorHAnsi"/>
          <w:color w:val="auto"/>
        </w:rPr>
      </w:pPr>
    </w:p>
    <w:p w14:paraId="6BCA54D6" w14:textId="77777777" w:rsidR="000C6034" w:rsidRPr="003B1D72" w:rsidRDefault="000C6034" w:rsidP="00301FF4">
      <w:pPr>
        <w:pStyle w:val="Sansinterligne"/>
        <w:numPr>
          <w:ilvl w:val="0"/>
          <w:numId w:val="13"/>
        </w:numPr>
        <w:rPr>
          <w:rFonts w:asciiTheme="minorHAnsi" w:hAnsiTheme="minorHAnsi" w:cs="Calibri"/>
          <w:b/>
          <w:color w:val="009E60"/>
        </w:rPr>
      </w:pPr>
      <w:r>
        <w:rPr>
          <w:rFonts w:asciiTheme="minorHAnsi" w:hAnsiTheme="minorHAnsi" w:cstheme="minorHAnsi"/>
          <w:b/>
          <w:bCs/>
          <w:color w:val="009E60"/>
        </w:rPr>
        <w:t>ARTICLE 1</w:t>
      </w:r>
      <w:r>
        <w:rPr>
          <w:rFonts w:asciiTheme="minorHAnsi" w:hAnsiTheme="minorHAnsi" w:cs="Calibri"/>
          <w:b/>
          <w:color w:val="009E60"/>
        </w:rPr>
        <w:t xml:space="preserve"> – OBJET</w:t>
      </w:r>
    </w:p>
    <w:p w14:paraId="4C25974B" w14:textId="77777777" w:rsidR="000C6034" w:rsidRDefault="000C6034" w:rsidP="000C6034">
      <w:pPr>
        <w:pStyle w:val="Default"/>
        <w:jc w:val="both"/>
        <w:rPr>
          <w:rFonts w:asciiTheme="minorHAnsi" w:hAnsiTheme="minorHAnsi" w:cstheme="minorHAnsi"/>
          <w:color w:val="auto"/>
        </w:rPr>
      </w:pPr>
    </w:p>
    <w:p w14:paraId="5929F455" w14:textId="77777777" w:rsidR="000C6034" w:rsidRPr="00D2670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Le présent Contrat a pour objet de préciser les conditions de fourniture par AT225, de services de mise à disposition de personnel qualifié dans le cadre d’une assistance technique au client. Il précise l’intégralité des obligations contractuelles et les droits des parties.</w:t>
      </w:r>
    </w:p>
    <w:p w14:paraId="398F43C9" w14:textId="77777777" w:rsidR="000C6034" w:rsidRDefault="000C6034" w:rsidP="000C6034">
      <w:pPr>
        <w:jc w:val="both"/>
        <w:rPr>
          <w:rFonts w:asciiTheme="minorHAnsi" w:hAnsiTheme="minorHAnsi" w:cs="Calibri"/>
          <w:b/>
          <w:color w:val="009E60"/>
        </w:rPr>
      </w:pPr>
    </w:p>
    <w:p w14:paraId="482846DE" w14:textId="77777777" w:rsidR="000C6034" w:rsidRDefault="000C6034" w:rsidP="000C6034">
      <w:pPr>
        <w:jc w:val="both"/>
        <w:rPr>
          <w:rFonts w:asciiTheme="minorHAnsi" w:hAnsiTheme="minorHAnsi" w:cs="Calibri"/>
          <w:b/>
          <w:color w:val="009E60"/>
        </w:rPr>
      </w:pPr>
    </w:p>
    <w:p w14:paraId="4C338C1D" w14:textId="77777777" w:rsidR="000C6034" w:rsidRDefault="000C6034" w:rsidP="000C6034">
      <w:pPr>
        <w:jc w:val="both"/>
        <w:rPr>
          <w:rFonts w:asciiTheme="minorHAnsi" w:hAnsiTheme="minorHAnsi" w:cs="Calibri"/>
          <w:b/>
          <w:color w:val="009E60"/>
        </w:rPr>
      </w:pPr>
    </w:p>
    <w:p w14:paraId="709309BA" w14:textId="77777777" w:rsidR="000C6034" w:rsidRDefault="000C6034" w:rsidP="000C6034">
      <w:pPr>
        <w:jc w:val="both"/>
        <w:rPr>
          <w:rFonts w:asciiTheme="minorHAnsi" w:hAnsiTheme="minorHAnsi" w:cs="Calibri"/>
          <w:b/>
          <w:color w:val="009E60"/>
        </w:rPr>
      </w:pPr>
    </w:p>
    <w:p w14:paraId="53E91290" w14:textId="77777777" w:rsidR="000C6034" w:rsidRDefault="000C6034" w:rsidP="000C6034">
      <w:pPr>
        <w:jc w:val="both"/>
        <w:rPr>
          <w:rFonts w:asciiTheme="minorHAnsi" w:hAnsiTheme="minorHAnsi" w:cs="Calibri"/>
          <w:b/>
          <w:color w:val="009E60"/>
        </w:rPr>
      </w:pPr>
    </w:p>
    <w:p w14:paraId="2F7A1107" w14:textId="77777777" w:rsidR="000C6034" w:rsidRPr="00301FF4" w:rsidRDefault="000C6034" w:rsidP="00301FF4">
      <w:pPr>
        <w:pStyle w:val="Paragraphedeliste"/>
        <w:numPr>
          <w:ilvl w:val="0"/>
          <w:numId w:val="13"/>
        </w:numPr>
        <w:jc w:val="both"/>
        <w:rPr>
          <w:rFonts w:asciiTheme="minorHAnsi" w:hAnsiTheme="minorHAnsi" w:cs="Calibri"/>
          <w:b/>
          <w:color w:val="009E60"/>
        </w:rPr>
      </w:pPr>
      <w:r>
        <w:rPr>
          <w:rFonts w:asciiTheme="minorHAnsi" w:hAnsiTheme="minorHAnsi" w:cs="Calibri"/>
          <w:b/>
          <w:color w:val="009E60"/>
        </w:rPr>
        <w:t xml:space="preserve">ARTICLE 2 – MODALITES D’EXECUTION </w:t>
      </w:r>
    </w:p>
    <w:p w14:paraId="78EC16E7" w14:textId="77777777" w:rsidR="000C6034" w:rsidRDefault="000C6034" w:rsidP="000C6034">
      <w:pPr>
        <w:jc w:val="both"/>
        <w:rPr>
          <w:rFonts w:asciiTheme="minorHAnsi" w:hAnsiTheme="minorHAnsi" w:cstheme="minorHAnsi"/>
        </w:rPr>
      </w:pPr>
    </w:p>
    <w:p w14:paraId="14378233" w14:textId="77777777" w:rsidR="000C6034" w:rsidRPr="00F25485" w:rsidRDefault="000C6034" w:rsidP="000C6034">
      <w:pPr>
        <w:jc w:val="both"/>
        <w:rPr>
          <w:rFonts w:asciiTheme="minorHAnsi" w:hAnsiTheme="minorHAnsi" w:cs="Calibri"/>
          <w:b/>
          <w:color w:val="009E60"/>
        </w:rPr>
      </w:pPr>
      <w:r>
        <w:rPr>
          <w:rFonts w:asciiTheme="minorHAnsi" w:hAnsiTheme="minorHAnsi" w:cstheme="minorHAnsi"/>
        </w:rPr>
        <w:t>2.1. Pendant la durée de la mise à disposition, le Client sera responsable des conditions d’exécution du travail telles qu’elles sont déterminées par les dispositions législatives, réglementaires et conventionnelles qui sont applicables sur le lieu de travail en matière de durée du travail, repos hebdomadaire et jours fériés, santé et sécurité au travail.</w:t>
      </w:r>
    </w:p>
    <w:p w14:paraId="308A8FC2" w14:textId="77777777" w:rsidR="000C6034" w:rsidRDefault="000C6034" w:rsidP="000C6034">
      <w:pPr>
        <w:pStyle w:val="Default"/>
        <w:jc w:val="both"/>
        <w:rPr>
          <w:rFonts w:asciiTheme="minorHAnsi" w:hAnsiTheme="minorHAnsi" w:cstheme="minorHAnsi"/>
          <w:color w:val="auto"/>
        </w:rPr>
      </w:pPr>
    </w:p>
    <w:p w14:paraId="4EB9C5EA" w14:textId="53734B81"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2.2. Aucune des dispositions du présent Contrat ne sera réputée créer une relation d’employeur à salarié entre le Client et le personnel mis à disposition. Durant la mise à disposition, le sous-traitant demeure un collaborateur qualifié indépendant agissant au nom et pour le compte du Prestataire.</w:t>
      </w:r>
    </w:p>
    <w:p w14:paraId="47EA83F0" w14:textId="77777777" w:rsidR="000C6034" w:rsidRDefault="000C6034" w:rsidP="000C6034">
      <w:pPr>
        <w:pStyle w:val="Default"/>
        <w:jc w:val="both"/>
        <w:rPr>
          <w:rFonts w:asciiTheme="minorHAnsi" w:hAnsiTheme="minorHAnsi" w:cstheme="minorHAnsi"/>
          <w:color w:val="auto"/>
        </w:rPr>
      </w:pPr>
    </w:p>
    <w:p w14:paraId="0AD4778A" w14:textId="18470D02"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2.3. Le Client supervise le personnel mise à sa disposition au niveau opérationnel et lui donne les directives et instructions nécessaires à l’accomplissement du travail. Il met à sa disposition les moyens nécessaires à l’accomplissement et la réalisation du travail, notamment équipements, matériels, fournitures ainsi que la formation sécurité par induction. </w:t>
      </w:r>
    </w:p>
    <w:p w14:paraId="13FAAB73" w14:textId="77777777" w:rsidR="000C6034" w:rsidRDefault="000C6034" w:rsidP="000C6034">
      <w:pPr>
        <w:pStyle w:val="Default"/>
        <w:jc w:val="both"/>
        <w:rPr>
          <w:rFonts w:asciiTheme="minorHAnsi" w:hAnsiTheme="minorHAnsi" w:cstheme="minorHAnsi"/>
          <w:color w:val="auto"/>
        </w:rPr>
      </w:pPr>
    </w:p>
    <w:p w14:paraId="129004BE" w14:textId="141439B8"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2.4. Pendant la mise à disposition, le Client </w:t>
      </w:r>
      <w:r>
        <w:rPr>
          <w:rFonts w:asciiTheme="minorHAnsi" w:hAnsiTheme="minorHAnsi" w:cstheme="minorHAnsi"/>
          <w:lang w:val="fr-FR"/>
        </w:rPr>
        <w:t xml:space="preserve">prendra toutes les dispositions nécessaires afin de garantir la sécurité de l'employé pour éviter tout accidents et dans les cas échéants en prendra toute la responsabilité qui lui  incombe. </w:t>
      </w:r>
      <w:r>
        <w:rPr>
          <w:rFonts w:asciiTheme="minorHAnsi" w:hAnsiTheme="minorHAnsi" w:cstheme="minorHAnsi"/>
          <w:color w:val="auto"/>
        </w:rPr>
        <w:t xml:space="preserve">Le Client devra en informer AT225 dans un délai de 24 heures. </w:t>
      </w:r>
    </w:p>
    <w:p w14:paraId="3A1295B6" w14:textId="77777777" w:rsidR="000C6034" w:rsidRDefault="000C6034" w:rsidP="000C6034">
      <w:pPr>
        <w:pStyle w:val="Default"/>
        <w:jc w:val="both"/>
        <w:rPr>
          <w:rFonts w:asciiTheme="minorHAnsi" w:hAnsiTheme="minorHAnsi" w:cstheme="minorHAnsi"/>
          <w:color w:val="auto"/>
        </w:rPr>
      </w:pPr>
    </w:p>
    <w:p w14:paraId="760632CB"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2.5. Le Client désigne ci-après au Prestataire, son interlocuteur privilégié au sein de </w:t>
      </w:r>
      <w:r>
        <w:rPr>
          <w:rFonts w:asciiTheme="minorHAnsi" w:hAnsiTheme="minorHAnsi" w:cstheme="minorHAnsi"/>
          <w:color w:val="EE0000"/>
        </w:rPr>
        <w:t>[à compléter</w:t>
      </w:r>
      <w:r>
        <w:rPr>
          <w:rFonts w:asciiTheme="minorHAnsi" w:hAnsiTheme="minorHAnsi" w:cstheme="minorHAnsi"/>
          <w:color w:val="auto"/>
        </w:rPr>
        <w:t>] avec lequel il pourra s’entretenir de l’exécution du Contrat : Monsieur [</w:t>
      </w:r>
      <w:r>
        <w:rPr>
          <w:rFonts w:asciiTheme="minorHAnsi" w:hAnsiTheme="minorHAnsi" w:cstheme="minorHAnsi"/>
          <w:color w:val="FF0000"/>
        </w:rPr>
        <w:t>à compléter</w:t>
      </w:r>
      <w:r>
        <w:rPr>
          <w:rFonts w:asciiTheme="minorHAnsi" w:hAnsiTheme="minorHAnsi" w:cstheme="minorHAnsi"/>
          <w:color w:val="auto"/>
        </w:rPr>
        <w:t xml:space="preserve">]. </w:t>
      </w:r>
    </w:p>
    <w:p w14:paraId="66D7811E" w14:textId="77777777" w:rsidR="000C6034" w:rsidRDefault="000C6034" w:rsidP="000C6034">
      <w:pPr>
        <w:pStyle w:val="Default"/>
        <w:jc w:val="both"/>
        <w:rPr>
          <w:rFonts w:asciiTheme="minorHAnsi" w:hAnsiTheme="minorHAnsi" w:cstheme="minorHAnsi"/>
          <w:color w:val="auto"/>
        </w:rPr>
      </w:pPr>
    </w:p>
    <w:p w14:paraId="748140F9" w14:textId="77777777" w:rsidR="000C6034" w:rsidRPr="00125AB8"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Du côté de AT225, la gestion de l'affaire sera assurée par Monsieur Erwan PAUL qui restera l'interlocuteur principal pour le traitement des modalités commerciales et contractuelles sur cette prestation.</w:t>
      </w:r>
    </w:p>
    <w:p w14:paraId="1DA691EF" w14:textId="77777777" w:rsidR="000C6034" w:rsidRDefault="000C6034" w:rsidP="000C6034">
      <w:pPr>
        <w:pStyle w:val="Default"/>
        <w:jc w:val="both"/>
        <w:rPr>
          <w:rFonts w:asciiTheme="minorHAnsi" w:hAnsiTheme="minorHAnsi" w:cstheme="minorHAnsi"/>
          <w:color w:val="auto"/>
        </w:rPr>
      </w:pPr>
    </w:p>
    <w:p w14:paraId="1A3952DF" w14:textId="77777777" w:rsidR="000C6034" w:rsidRDefault="000C6034" w:rsidP="000C6034">
      <w:pPr>
        <w:pStyle w:val="Default"/>
        <w:jc w:val="both"/>
        <w:rPr>
          <w:rFonts w:asciiTheme="minorHAnsi" w:hAnsiTheme="minorHAnsi" w:cstheme="minorHAnsi"/>
          <w:color w:val="auto"/>
        </w:rPr>
      </w:pPr>
    </w:p>
    <w:p w14:paraId="242CEEB5" w14:textId="77777777" w:rsidR="000C6034" w:rsidRPr="00301FF4" w:rsidRDefault="000C6034" w:rsidP="00301FF4">
      <w:pPr>
        <w:pStyle w:val="Paragraphedeliste"/>
        <w:numPr>
          <w:ilvl w:val="0"/>
          <w:numId w:val="13"/>
        </w:numPr>
        <w:jc w:val="both"/>
        <w:rPr>
          <w:rFonts w:asciiTheme="minorHAnsi" w:hAnsiTheme="minorHAnsi" w:cs="Calibri"/>
          <w:b/>
          <w:color w:val="009E60"/>
        </w:rPr>
      </w:pPr>
      <w:r>
        <w:rPr>
          <w:rFonts w:asciiTheme="minorHAnsi" w:hAnsiTheme="minorHAnsi" w:cs="Calibri"/>
          <w:b/>
          <w:color w:val="009E60"/>
        </w:rPr>
        <w:t xml:space="preserve">ARTICLE 3 – QUALIFICATIONS ET ACTIVITES </w:t>
      </w:r>
    </w:p>
    <w:p w14:paraId="6ACE6A58" w14:textId="77777777" w:rsidR="000C6034" w:rsidRDefault="000C6034" w:rsidP="000C6034">
      <w:pPr>
        <w:pStyle w:val="Default"/>
        <w:jc w:val="both"/>
        <w:rPr>
          <w:rFonts w:asciiTheme="minorHAnsi" w:hAnsiTheme="minorHAnsi" w:cstheme="minorHAnsi"/>
          <w:color w:val="auto"/>
        </w:rPr>
      </w:pPr>
    </w:p>
    <w:p w14:paraId="0BD2B4F2" w14:textId="7E1A24E6" w:rsidR="000C6034" w:rsidRPr="00744090" w:rsidRDefault="000C6034" w:rsidP="00301FF4">
      <w:pPr>
        <w:pStyle w:val="Default"/>
        <w:numPr>
          <w:ilvl w:val="1"/>
          <w:numId w:val="13"/>
        </w:numPr>
        <w:jc w:val="both"/>
        <w:rPr>
          <w:rFonts w:asciiTheme="minorHAnsi" w:hAnsiTheme="minorHAnsi" w:cstheme="minorHAnsi"/>
          <w:color w:val="F77F00"/>
        </w:rPr>
      </w:pPr>
      <w:r>
        <w:rPr>
          <w:rFonts w:asciiTheme="minorHAnsi" w:hAnsiTheme="minorHAnsi" w:cstheme="minorHAnsi"/>
          <w:b/>
          <w:bCs/>
          <w:color w:val="F77F00"/>
        </w:rPr>
        <w:t xml:space="preserve">Qualifications </w:t>
      </w:r>
    </w:p>
    <w:p w14:paraId="2D746EDF" w14:textId="77777777" w:rsidR="000C6034" w:rsidRPr="00125AB8" w:rsidRDefault="000C6034" w:rsidP="000C6034">
      <w:pPr>
        <w:pStyle w:val="Default"/>
        <w:jc w:val="both"/>
        <w:rPr>
          <w:rFonts w:asciiTheme="minorHAnsi" w:hAnsiTheme="minorHAnsi" w:cstheme="minorHAnsi"/>
          <w:color w:val="auto"/>
        </w:rPr>
      </w:pPr>
    </w:p>
    <w:p w14:paraId="66CE3B60" w14:textId="35F2C83C" w:rsidR="000C6034" w:rsidRPr="00125AB8"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AT225 mettra à disposition </w:t>
      </w:r>
      <w:r>
        <w:rPr>
          <w:rFonts w:asciiTheme="minorHAnsi" w:hAnsiTheme="minorHAnsi" w:cstheme="minorHAnsi"/>
          <w:color w:val="FF0000"/>
        </w:rPr>
        <w:t>Monsieur/Madame</w:t>
      </w:r>
      <w:r>
        <w:rPr>
          <w:rFonts w:asciiTheme="minorHAnsi" w:hAnsiTheme="minorHAnsi" w:cstheme="minorHAnsi"/>
          <w:color w:val="auto"/>
        </w:rPr>
        <w:t xml:space="preserve"> </w:t>
      </w:r>
      <w:r>
        <w:rPr>
          <w:rFonts w:asciiTheme="minorHAnsi" w:hAnsiTheme="minorHAnsi" w:cstheme="minorHAnsi"/>
          <w:color w:val="EE0000"/>
        </w:rPr>
        <w:t xml:space="preserve">[à compléter] </w:t>
      </w:r>
      <w:r>
        <w:rPr>
          <w:rFonts w:asciiTheme="minorHAnsi" w:hAnsiTheme="minorHAnsi" w:cstheme="minorHAnsi"/>
          <w:color w:val="auto"/>
        </w:rPr>
        <w:t>(le « Prestataire ») pour exécuter des prestations de : [</w:t>
      </w:r>
      <w:r>
        <w:rPr>
          <w:rFonts w:asciiTheme="minorHAnsi" w:hAnsiTheme="minorHAnsi" w:cstheme="minorHAnsi"/>
          <w:color w:val="FF0000"/>
        </w:rPr>
        <w:t>à compléter</w:t>
      </w:r>
      <w:r>
        <w:rPr>
          <w:rFonts w:asciiTheme="minorHAnsi" w:hAnsiTheme="minorHAnsi" w:cstheme="minorHAnsi"/>
          <w:color w:val="auto"/>
        </w:rPr>
        <w:t xml:space="preserve">] auprès de la société </w:t>
      </w:r>
      <w:r>
        <w:rPr>
          <w:rFonts w:asciiTheme="minorHAnsi" w:hAnsiTheme="minorHAnsi" w:cstheme="minorHAnsi"/>
          <w:color w:val="548DD4" w:themeColor="text2" w:themeTint="99"/>
        </w:rPr>
        <w:t>[nom de la société à renseigner</w:t>
      </w:r>
      <w:r>
        <w:rPr>
          <w:rFonts w:asciiTheme="minorHAnsi" w:hAnsiTheme="minorHAnsi" w:cstheme="minorHAnsi"/>
          <w:color w:val="FF0000"/>
        </w:rPr>
        <w:t>]</w:t>
      </w:r>
      <w:r>
        <w:rPr>
          <w:rFonts w:asciiTheme="minorHAnsi" w:hAnsiTheme="minorHAnsi" w:cstheme="minorHAnsi"/>
          <w:color w:val="auto"/>
        </w:rPr>
        <w:t xml:space="preserve"> (le « Client ») dans les conditions définies au présent contrat (le « Contrat »).</w:t>
      </w:r>
    </w:p>
    <w:p w14:paraId="10C8ADF7" w14:textId="77777777" w:rsidR="000C6034" w:rsidRPr="00125AB8" w:rsidRDefault="000C6034" w:rsidP="000C6034">
      <w:pPr>
        <w:pStyle w:val="Default"/>
        <w:jc w:val="both"/>
        <w:rPr>
          <w:rFonts w:asciiTheme="minorHAnsi" w:hAnsiTheme="minorHAnsi" w:cstheme="minorHAnsi"/>
          <w:color w:val="auto"/>
        </w:rPr>
      </w:pPr>
    </w:p>
    <w:p w14:paraId="7DC69945" w14:textId="5E4A181D" w:rsidR="000C6034" w:rsidRPr="00861315"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Le Prestataire possède les qualifications professionnelles requises pour réaliser la Mission auprès de </w:t>
      </w:r>
      <w:r>
        <w:rPr>
          <w:rFonts w:asciiTheme="minorHAnsi" w:hAnsiTheme="minorHAnsi" w:cstheme="minorHAnsi"/>
          <w:color w:val="548DD4" w:themeColor="text2" w:themeTint="99"/>
        </w:rPr>
        <w:t>[nom du Client à renseigner</w:t>
      </w:r>
      <w:r>
        <w:rPr>
          <w:rFonts w:asciiTheme="minorHAnsi" w:hAnsiTheme="minorHAnsi" w:cstheme="minorHAnsi"/>
          <w:color w:val="FF0000"/>
        </w:rPr>
        <w:t>]</w:t>
      </w:r>
      <w:r>
        <w:rPr>
          <w:rFonts w:asciiTheme="minorHAnsi" w:hAnsiTheme="minorHAnsi" w:cstheme="minorHAnsi"/>
          <w:color w:val="auto"/>
        </w:rPr>
        <w:t xml:space="preserve"> et demeurera sous la responsabilité de AT225 tout en exécutant son travail en respectant les directives et consignes qui pourront lui être données par la Direction de </w:t>
      </w:r>
      <w:r>
        <w:rPr>
          <w:rFonts w:asciiTheme="minorHAnsi" w:hAnsiTheme="minorHAnsi" w:cstheme="minorHAnsi"/>
          <w:color w:val="FF0000"/>
        </w:rPr>
        <w:t>[</w:t>
      </w:r>
      <w:r>
        <w:rPr>
          <w:rFonts w:asciiTheme="minorHAnsi" w:hAnsiTheme="minorHAnsi" w:cstheme="minorHAnsi"/>
          <w:color w:val="548DD4" w:themeColor="text2" w:themeTint="99"/>
        </w:rPr>
        <w:t>nom du Client à renseigner</w:t>
      </w:r>
      <w:r>
        <w:rPr>
          <w:rFonts w:asciiTheme="minorHAnsi" w:hAnsiTheme="minorHAnsi" w:cstheme="minorHAnsi"/>
          <w:color w:val="FF0000"/>
        </w:rPr>
        <w:t>]</w:t>
      </w:r>
      <w:r>
        <w:rPr>
          <w:rFonts w:asciiTheme="minorHAnsi" w:hAnsiTheme="minorHAnsi" w:cstheme="minorHAnsi"/>
          <w:color w:val="auto"/>
        </w:rPr>
        <w:t>. Si des habilitations spécifiques ou agrément sont requis, le Client devra en informer AT225.</w:t>
      </w:r>
    </w:p>
    <w:p w14:paraId="46F2E347" w14:textId="77777777" w:rsidR="000C6034" w:rsidRPr="00D03C02" w:rsidRDefault="000C6034" w:rsidP="000C6034">
      <w:pPr>
        <w:pStyle w:val="Default"/>
        <w:jc w:val="both"/>
        <w:rPr>
          <w:rFonts w:asciiTheme="minorHAnsi" w:hAnsiTheme="minorHAnsi" w:cstheme="minorHAnsi"/>
          <w:color w:val="auto"/>
        </w:rPr>
      </w:pPr>
    </w:p>
    <w:p w14:paraId="6F05F454"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lastRenderedPageBreak/>
        <w:t>Le détail des qualifications professionnelles du Prestataire figure sur le curriculum vitae remis par AT225 avant le début de la Mission.</w:t>
      </w:r>
    </w:p>
    <w:p w14:paraId="527B3D0A" w14:textId="615C9F65" w:rsidR="000C6034" w:rsidRDefault="000C6034" w:rsidP="000C6034">
      <w:pPr>
        <w:pStyle w:val="Default"/>
        <w:jc w:val="both"/>
        <w:rPr>
          <w:rFonts w:asciiTheme="minorHAnsi" w:hAnsiTheme="minorHAnsi" w:cstheme="minorHAnsi"/>
          <w:color w:val="auto"/>
        </w:rPr>
      </w:pPr>
    </w:p>
    <w:p w14:paraId="5CE192A8" w14:textId="5F071A8F" w:rsidR="000C6034" w:rsidRPr="00744090" w:rsidRDefault="000C6034" w:rsidP="00301FF4">
      <w:pPr>
        <w:pStyle w:val="Default"/>
        <w:numPr>
          <w:ilvl w:val="1"/>
          <w:numId w:val="13"/>
        </w:numPr>
        <w:jc w:val="both"/>
        <w:rPr>
          <w:rFonts w:asciiTheme="minorHAnsi" w:hAnsiTheme="minorHAnsi" w:cstheme="minorHAnsi"/>
          <w:color w:val="F77F00"/>
        </w:rPr>
      </w:pPr>
      <w:r>
        <w:rPr>
          <w:rFonts w:asciiTheme="minorHAnsi" w:hAnsiTheme="minorHAnsi" w:cstheme="minorHAnsi"/>
          <w:b/>
          <w:bCs/>
          <w:color w:val="F77F00"/>
        </w:rPr>
        <w:t>Activités</w:t>
      </w:r>
    </w:p>
    <w:p w14:paraId="54C411B2" w14:textId="77777777" w:rsidR="000C6034" w:rsidRDefault="000C6034" w:rsidP="000C6034">
      <w:pPr>
        <w:pStyle w:val="Default"/>
        <w:jc w:val="both"/>
        <w:rPr>
          <w:rFonts w:asciiTheme="minorHAnsi" w:hAnsiTheme="minorHAnsi" w:cstheme="minorHAnsi"/>
          <w:color w:val="auto"/>
        </w:rPr>
      </w:pPr>
    </w:p>
    <w:p w14:paraId="680F81B6" w14:textId="460DE990"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Le Prestataire mis à disposition occupera le poste de : [</w:t>
      </w:r>
      <w:r>
        <w:rPr>
          <w:rFonts w:asciiTheme="minorHAnsi" w:hAnsiTheme="minorHAnsi" w:cstheme="minorHAnsi"/>
          <w:color w:val="548DD4" w:themeColor="text2" w:themeTint="99"/>
        </w:rPr>
        <w:t>à renseigner</w:t>
      </w:r>
      <w:r>
        <w:rPr>
          <w:rFonts w:asciiTheme="minorHAnsi" w:hAnsiTheme="minorHAnsi" w:cstheme="minorHAnsi"/>
          <w:color w:val="auto"/>
        </w:rPr>
        <w:t xml:space="preserve">]. </w:t>
      </w:r>
    </w:p>
    <w:p w14:paraId="57FAF8CC" w14:textId="77777777" w:rsidR="000C6034" w:rsidRDefault="000C6034" w:rsidP="000C6034">
      <w:pPr>
        <w:pStyle w:val="Default"/>
        <w:jc w:val="both"/>
        <w:rPr>
          <w:rFonts w:asciiTheme="minorHAnsi" w:hAnsiTheme="minorHAnsi" w:cstheme="minorHAnsi"/>
          <w:color w:val="auto"/>
        </w:rPr>
      </w:pPr>
    </w:p>
    <w:p w14:paraId="00E7AB44" w14:textId="2C9A8589"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w:t>
      </w:r>
      <w:r>
        <w:rPr>
          <w:rFonts w:asciiTheme="minorHAnsi" w:hAnsiTheme="minorHAnsi" w:cstheme="minorHAnsi"/>
          <w:color w:val="FF0000"/>
        </w:rPr>
        <w:t>Fiche de POSTE</w:t>
      </w:r>
      <w:r>
        <w:rPr>
          <w:rFonts w:asciiTheme="minorHAnsi" w:hAnsiTheme="minorHAnsi" w:cstheme="minorHAnsi"/>
          <w:color w:val="auto"/>
        </w:rPr>
        <w:t>] </w:t>
      </w:r>
    </w:p>
    <w:p w14:paraId="52A1FBC3" w14:textId="77777777" w:rsidR="000C6034" w:rsidRDefault="000C6034" w:rsidP="000C6034">
      <w:pPr>
        <w:pStyle w:val="Default"/>
        <w:jc w:val="both"/>
        <w:rPr>
          <w:rFonts w:asciiTheme="minorHAnsi" w:hAnsiTheme="minorHAnsi" w:cstheme="minorHAnsi"/>
          <w:color w:val="auto"/>
        </w:rPr>
      </w:pPr>
    </w:p>
    <w:p w14:paraId="14538809" w14:textId="77777777" w:rsidR="000C6034" w:rsidRDefault="000C6034" w:rsidP="000C6034">
      <w:pPr>
        <w:pStyle w:val="Default"/>
        <w:jc w:val="both"/>
        <w:rPr>
          <w:rFonts w:asciiTheme="minorHAnsi" w:hAnsiTheme="minorHAnsi" w:cstheme="minorHAnsi"/>
          <w:color w:val="auto"/>
        </w:rPr>
      </w:pPr>
    </w:p>
    <w:p w14:paraId="639689A6"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Le périmètre d’intervention du Prestataire est </w:t>
      </w:r>
      <w:r>
        <w:rPr>
          <w:rFonts w:asciiTheme="minorHAnsi" w:hAnsiTheme="minorHAnsi" w:cstheme="minorHAnsi"/>
          <w:color w:val="FF0000"/>
        </w:rPr>
        <w:t>la Côte d’Ivoire.</w:t>
      </w:r>
    </w:p>
    <w:p w14:paraId="212B90FB" w14:textId="77777777" w:rsidR="000C6034" w:rsidRDefault="000C6034" w:rsidP="000C6034">
      <w:pPr>
        <w:pStyle w:val="Default"/>
        <w:jc w:val="both"/>
        <w:rPr>
          <w:rFonts w:asciiTheme="minorHAnsi" w:hAnsiTheme="minorHAnsi" w:cstheme="minorHAnsi"/>
          <w:color w:val="auto"/>
        </w:rPr>
      </w:pPr>
    </w:p>
    <w:p w14:paraId="1F65A156" w14:textId="77777777" w:rsidR="000C6034" w:rsidRPr="004842FF" w:rsidRDefault="000C6034" w:rsidP="000C6034">
      <w:pPr>
        <w:pStyle w:val="Default"/>
        <w:jc w:val="both"/>
        <w:rPr>
          <w:rFonts w:asciiTheme="minorHAnsi" w:hAnsiTheme="minorHAnsi" w:cstheme="minorHAnsi"/>
          <w:color w:val="365F91" w:themeColor="accent1" w:themeShade="BF"/>
        </w:rPr>
      </w:pPr>
      <w:r>
        <w:rPr>
          <w:rFonts w:asciiTheme="minorHAnsi" w:hAnsiTheme="minorHAnsi" w:cstheme="minorHAnsi"/>
          <w:b/>
          <w:bCs/>
          <w:color w:val="009E60"/>
        </w:rPr>
        <w:t xml:space="preserve"> </w:t>
      </w:r>
    </w:p>
    <w:p w14:paraId="18EB23E8" w14:textId="77777777" w:rsidR="000C6034" w:rsidRPr="00301FF4" w:rsidRDefault="000C6034" w:rsidP="00301FF4">
      <w:pPr>
        <w:pStyle w:val="Paragraphedeliste"/>
        <w:numPr>
          <w:ilvl w:val="0"/>
          <w:numId w:val="13"/>
        </w:numPr>
        <w:jc w:val="both"/>
        <w:rPr>
          <w:rFonts w:asciiTheme="minorHAnsi" w:hAnsiTheme="minorHAnsi" w:cs="Calibri"/>
          <w:b/>
          <w:color w:val="009E60"/>
        </w:rPr>
      </w:pPr>
      <w:r>
        <w:rPr>
          <w:rFonts w:asciiTheme="minorHAnsi" w:hAnsiTheme="minorHAnsi" w:cs="Calibri"/>
          <w:b/>
          <w:color w:val="009E60"/>
        </w:rPr>
        <w:t>ARTICLE 4 – OBLIGATIONS DU PRESTATAIRE</w:t>
      </w:r>
    </w:p>
    <w:p w14:paraId="0FCD2F96" w14:textId="77777777" w:rsidR="000C6034" w:rsidRDefault="000C6034" w:rsidP="000C6034">
      <w:pPr>
        <w:pStyle w:val="Default"/>
        <w:jc w:val="both"/>
        <w:rPr>
          <w:rFonts w:asciiTheme="minorHAnsi" w:hAnsiTheme="minorHAnsi" w:cstheme="minorHAnsi"/>
          <w:color w:val="auto"/>
        </w:rPr>
      </w:pPr>
    </w:p>
    <w:p w14:paraId="4DA738BA" w14:textId="77777777" w:rsidR="000C6034" w:rsidRPr="00482372"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AT225 s’engage à :</w:t>
      </w:r>
    </w:p>
    <w:p w14:paraId="233809FE" w14:textId="77777777" w:rsidR="000C6034" w:rsidRPr="00125AB8" w:rsidRDefault="000C6034" w:rsidP="000C6034">
      <w:pPr>
        <w:pStyle w:val="Default"/>
        <w:jc w:val="both"/>
        <w:rPr>
          <w:rFonts w:asciiTheme="minorHAnsi" w:hAnsiTheme="minorHAnsi" w:cstheme="minorHAnsi"/>
          <w:color w:val="auto"/>
        </w:rPr>
      </w:pPr>
    </w:p>
    <w:p w14:paraId="37E4279F"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Mettre à disposition du Client, des intervenants compétents et possédant une qualification adaptée au service de l'entreprise Cliente.</w:t>
      </w:r>
    </w:p>
    <w:p w14:paraId="46D0CA24" w14:textId="77777777" w:rsidR="000C6034" w:rsidRPr="00125AB8" w:rsidRDefault="000C6034" w:rsidP="000C6034">
      <w:pPr>
        <w:pStyle w:val="Default"/>
        <w:ind w:left="720"/>
        <w:jc w:val="both"/>
        <w:rPr>
          <w:rFonts w:asciiTheme="minorHAnsi" w:hAnsiTheme="minorHAnsi" w:cstheme="minorHAnsi"/>
          <w:color w:val="auto"/>
        </w:rPr>
      </w:pPr>
    </w:p>
    <w:p w14:paraId="52E79694"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 xml:space="preserve">Assurer au Client la disponibilité du même intervenant sur la durée du Contrat, sauf cas de force majeure. </w:t>
      </w:r>
    </w:p>
    <w:p w14:paraId="19887AE4" w14:textId="77777777" w:rsidR="000C6034" w:rsidRPr="00125AB8" w:rsidRDefault="000C6034" w:rsidP="000C6034">
      <w:pPr>
        <w:pStyle w:val="Default"/>
        <w:jc w:val="both"/>
        <w:rPr>
          <w:rFonts w:asciiTheme="minorHAnsi" w:hAnsiTheme="minorHAnsi" w:cstheme="minorHAnsi"/>
          <w:color w:val="auto"/>
        </w:rPr>
      </w:pPr>
    </w:p>
    <w:p w14:paraId="23DF4F7A"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Fournir un intervenant de remplacement sans frais additionnel dans un délai raisonnable, en cas d’absence prolongée du personnel mis à disposition.</w:t>
      </w:r>
    </w:p>
    <w:p w14:paraId="48F8BC35" w14:textId="77777777" w:rsidR="000C6034" w:rsidRPr="00125AB8" w:rsidRDefault="000C6034" w:rsidP="000C6034">
      <w:pPr>
        <w:pStyle w:val="Default"/>
        <w:jc w:val="both"/>
        <w:rPr>
          <w:rFonts w:asciiTheme="minorHAnsi" w:hAnsiTheme="minorHAnsi" w:cstheme="minorHAnsi"/>
          <w:color w:val="auto"/>
        </w:rPr>
      </w:pPr>
    </w:p>
    <w:p w14:paraId="095922A3"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Informer préalablement le Client de tout changement.</w:t>
      </w:r>
    </w:p>
    <w:p w14:paraId="3B92717A" w14:textId="77777777" w:rsidR="000C6034" w:rsidRDefault="000C6034" w:rsidP="000C6034">
      <w:pPr>
        <w:pStyle w:val="Paragraphedeliste"/>
        <w:rPr>
          <w:rFonts w:asciiTheme="minorHAnsi" w:hAnsiTheme="minorHAnsi" w:cstheme="minorHAnsi"/>
        </w:rPr>
      </w:pPr>
    </w:p>
    <w:p w14:paraId="7C1819E0" w14:textId="77777777" w:rsidR="000C6034" w:rsidRPr="00125AB8"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Remplacer l’intervenant à la demande du Client, si celui- ci estime sur la base de motifs réels et sérieux qu’il ne lui convient plus.</w:t>
      </w:r>
    </w:p>
    <w:p w14:paraId="43A5AE4C" w14:textId="77777777" w:rsidR="000C6034" w:rsidRDefault="000C6034" w:rsidP="000C6034">
      <w:pPr>
        <w:pStyle w:val="Default"/>
        <w:jc w:val="both"/>
        <w:rPr>
          <w:rFonts w:asciiTheme="minorHAnsi" w:hAnsiTheme="minorHAnsi" w:cstheme="minorHAnsi"/>
          <w:color w:val="auto"/>
        </w:rPr>
      </w:pPr>
    </w:p>
    <w:p w14:paraId="461C6044" w14:textId="77777777" w:rsidR="000C6034" w:rsidRDefault="000C6034" w:rsidP="000C6034">
      <w:pPr>
        <w:pStyle w:val="Default"/>
        <w:jc w:val="both"/>
        <w:rPr>
          <w:rFonts w:asciiTheme="minorHAnsi" w:hAnsiTheme="minorHAnsi" w:cstheme="minorHAnsi"/>
          <w:color w:val="auto"/>
        </w:rPr>
      </w:pPr>
    </w:p>
    <w:p w14:paraId="49A5F58E" w14:textId="77777777" w:rsidR="000C6034" w:rsidRPr="00301FF4" w:rsidRDefault="000C6034" w:rsidP="00301FF4">
      <w:pPr>
        <w:pStyle w:val="Paragraphedeliste"/>
        <w:numPr>
          <w:ilvl w:val="0"/>
          <w:numId w:val="13"/>
        </w:numPr>
        <w:jc w:val="both"/>
        <w:rPr>
          <w:rFonts w:asciiTheme="minorHAnsi" w:hAnsiTheme="minorHAnsi" w:cs="Calibri"/>
          <w:b/>
          <w:color w:val="009E60"/>
        </w:rPr>
      </w:pPr>
      <w:r>
        <w:rPr>
          <w:rFonts w:asciiTheme="minorHAnsi" w:hAnsiTheme="minorHAnsi" w:cs="Calibri"/>
          <w:b/>
          <w:color w:val="009E60"/>
        </w:rPr>
        <w:t>ARTICLE 5 – OBLIGATIONS DU CLIENT</w:t>
      </w:r>
    </w:p>
    <w:p w14:paraId="7ECA3527" w14:textId="77777777" w:rsidR="000C6034" w:rsidRDefault="000C6034" w:rsidP="000C6034">
      <w:pPr>
        <w:pStyle w:val="Default"/>
        <w:jc w:val="both"/>
        <w:rPr>
          <w:rFonts w:asciiTheme="minorHAnsi" w:hAnsiTheme="minorHAnsi" w:cstheme="minorHAnsi"/>
          <w:color w:val="auto"/>
        </w:rPr>
      </w:pPr>
    </w:p>
    <w:p w14:paraId="2E6620F0" w14:textId="77777777" w:rsidR="000C6034" w:rsidRPr="00482372"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Le Client s’engage à :</w:t>
      </w:r>
    </w:p>
    <w:p w14:paraId="1F0A7620" w14:textId="77777777" w:rsidR="000C6034" w:rsidRPr="00125AB8" w:rsidRDefault="000C6034" w:rsidP="000C6034">
      <w:pPr>
        <w:pStyle w:val="Default"/>
        <w:jc w:val="both"/>
        <w:rPr>
          <w:rFonts w:asciiTheme="minorHAnsi" w:hAnsiTheme="minorHAnsi" w:cstheme="minorHAnsi"/>
          <w:color w:val="auto"/>
        </w:rPr>
      </w:pPr>
    </w:p>
    <w:p w14:paraId="6F62626B"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Traiter l’intervenant avec dignité et éviter tout traitement dégradant ou humiliant.</w:t>
      </w:r>
    </w:p>
    <w:p w14:paraId="2C6696F0" w14:textId="77777777" w:rsidR="000C6034" w:rsidRDefault="000C6034" w:rsidP="000C6034">
      <w:pPr>
        <w:pStyle w:val="Default"/>
        <w:ind w:left="720"/>
        <w:jc w:val="both"/>
        <w:rPr>
          <w:rFonts w:asciiTheme="minorHAnsi" w:hAnsiTheme="minorHAnsi" w:cstheme="minorHAnsi"/>
          <w:color w:val="auto"/>
        </w:rPr>
      </w:pPr>
    </w:p>
    <w:p w14:paraId="76B93699"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 xml:space="preserve">Faire effectuer exclusivement les tâches tels que définies avec AT225 dans le cahier de charges et à ne pas faire réaliser par l’intervenant des prestations en dehors du périmètre agréé. </w:t>
      </w:r>
    </w:p>
    <w:p w14:paraId="2237426C" w14:textId="77777777" w:rsidR="00231EE2" w:rsidRDefault="00231EE2" w:rsidP="00231EE2">
      <w:pPr>
        <w:pStyle w:val="Paragraphedeliste"/>
        <w:rPr>
          <w:rFonts w:asciiTheme="minorHAnsi" w:hAnsiTheme="minorHAnsi" w:cstheme="minorHAnsi"/>
        </w:rPr>
      </w:pPr>
    </w:p>
    <w:p w14:paraId="5F357E33" w14:textId="0264253A" w:rsidR="00231EE2" w:rsidRDefault="00231EE2"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Faire respecter les règles de sécurité applicable sur son site à l'employé et prendra les mesures nécessaires pour stopper les comportements à risque, informer AT225 pour définir la décision disciplinaire à l'encontre de l'employé pouvant aller jusqu'à l'arrêt du contrat.</w:t>
      </w:r>
    </w:p>
    <w:p w14:paraId="3A707B60" w14:textId="77777777" w:rsidR="000C6034" w:rsidRPr="00125AB8" w:rsidRDefault="000C6034" w:rsidP="000C6034">
      <w:pPr>
        <w:pStyle w:val="Default"/>
        <w:ind w:left="720"/>
        <w:jc w:val="both"/>
        <w:rPr>
          <w:rFonts w:asciiTheme="minorHAnsi" w:hAnsiTheme="minorHAnsi" w:cstheme="minorHAnsi"/>
          <w:color w:val="auto"/>
        </w:rPr>
      </w:pPr>
    </w:p>
    <w:p w14:paraId="0839EC04"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lastRenderedPageBreak/>
        <w:t xml:space="preserve">Signer ou faire signer par son représentant, la feuille de présence à l’arrivée et au départ de l’intervenant.  </w:t>
      </w:r>
    </w:p>
    <w:p w14:paraId="31201CA3" w14:textId="77777777" w:rsidR="000C6034" w:rsidRPr="00125AB8" w:rsidRDefault="000C6034" w:rsidP="000C6034">
      <w:pPr>
        <w:pStyle w:val="Default"/>
        <w:jc w:val="both"/>
        <w:rPr>
          <w:rFonts w:asciiTheme="minorHAnsi" w:hAnsiTheme="minorHAnsi" w:cstheme="minorHAnsi"/>
          <w:color w:val="auto"/>
        </w:rPr>
      </w:pPr>
    </w:p>
    <w:p w14:paraId="37F7621F"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Faire réaliser ces prestations exclusivement dans le cadre contractuel défini avec AT225.</w:t>
      </w:r>
    </w:p>
    <w:p w14:paraId="287C0EFD" w14:textId="77777777" w:rsidR="000C6034" w:rsidRPr="00125AB8" w:rsidRDefault="000C6034" w:rsidP="000C6034">
      <w:pPr>
        <w:pStyle w:val="Default"/>
        <w:jc w:val="both"/>
        <w:rPr>
          <w:rFonts w:asciiTheme="minorHAnsi" w:hAnsiTheme="minorHAnsi" w:cstheme="minorHAnsi"/>
          <w:color w:val="auto"/>
        </w:rPr>
      </w:pPr>
    </w:p>
    <w:p w14:paraId="3A57BD94" w14:textId="77777777" w:rsidR="000C6034" w:rsidRPr="00D62CAB"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Respecter les échéances de paiement des factures.</w:t>
      </w:r>
    </w:p>
    <w:p w14:paraId="53109D0C" w14:textId="77777777" w:rsidR="000C6034" w:rsidRPr="00D03C02" w:rsidRDefault="000C6034" w:rsidP="000C6034">
      <w:pPr>
        <w:pStyle w:val="Default"/>
        <w:jc w:val="both"/>
        <w:rPr>
          <w:rFonts w:asciiTheme="minorHAnsi" w:hAnsiTheme="minorHAnsi" w:cstheme="minorHAnsi"/>
          <w:b/>
          <w:bCs/>
          <w:color w:val="009E60"/>
        </w:rPr>
      </w:pPr>
    </w:p>
    <w:p w14:paraId="3F65BDBC" w14:textId="77777777" w:rsidR="000C6034" w:rsidRPr="00125AB8" w:rsidRDefault="000C6034" w:rsidP="000C6034">
      <w:pPr>
        <w:pStyle w:val="Default"/>
        <w:jc w:val="both"/>
        <w:rPr>
          <w:rFonts w:asciiTheme="minorHAnsi" w:hAnsiTheme="minorHAnsi" w:cstheme="minorHAnsi"/>
          <w:color w:val="auto"/>
        </w:rPr>
      </w:pPr>
    </w:p>
    <w:p w14:paraId="3D2CB01C" w14:textId="77777777" w:rsidR="000C6034" w:rsidRPr="00301FF4" w:rsidRDefault="000C6034" w:rsidP="00301FF4">
      <w:pPr>
        <w:pStyle w:val="Paragraphedeliste"/>
        <w:numPr>
          <w:ilvl w:val="0"/>
          <w:numId w:val="13"/>
        </w:numPr>
        <w:jc w:val="both"/>
        <w:rPr>
          <w:rFonts w:asciiTheme="minorHAnsi" w:hAnsiTheme="minorHAnsi" w:cs="Calibri"/>
          <w:b/>
          <w:color w:val="009E60"/>
        </w:rPr>
      </w:pPr>
      <w:r>
        <w:rPr>
          <w:rFonts w:asciiTheme="minorHAnsi" w:hAnsiTheme="minorHAnsi" w:cs="Calibri"/>
          <w:b/>
          <w:color w:val="009E60"/>
        </w:rPr>
        <w:t>ARTICLE 6 – ASSURANCE</w:t>
      </w:r>
    </w:p>
    <w:p w14:paraId="766D01B4" w14:textId="77777777" w:rsidR="000C6034" w:rsidRDefault="000C6034" w:rsidP="000C6034">
      <w:pPr>
        <w:jc w:val="both"/>
        <w:rPr>
          <w:rFonts w:asciiTheme="minorHAnsi" w:hAnsiTheme="minorHAnsi" w:cs="Calibri"/>
          <w:b/>
          <w:color w:val="009E60"/>
        </w:rPr>
      </w:pPr>
    </w:p>
    <w:p w14:paraId="4EE746EF" w14:textId="1AFEA289" w:rsidR="000C6034" w:rsidRPr="00744090" w:rsidRDefault="000C6034" w:rsidP="00301FF4">
      <w:pPr>
        <w:pStyle w:val="Paragraphedeliste"/>
        <w:numPr>
          <w:ilvl w:val="1"/>
          <w:numId w:val="13"/>
        </w:numPr>
        <w:jc w:val="both"/>
        <w:rPr>
          <w:rFonts w:asciiTheme="minorHAnsi" w:hAnsiTheme="minorHAnsi" w:cs="Calibri"/>
          <w:b/>
          <w:color w:val="F77F00"/>
        </w:rPr>
      </w:pPr>
      <w:r>
        <w:rPr>
          <w:rFonts w:asciiTheme="minorHAnsi" w:hAnsiTheme="minorHAnsi" w:cs="Calibri"/>
          <w:b/>
          <w:color w:val="F77F00"/>
        </w:rPr>
        <w:t>Couverture et exclusions</w:t>
      </w:r>
    </w:p>
    <w:p w14:paraId="19991212" w14:textId="77777777" w:rsidR="000C6034" w:rsidRDefault="000C6034" w:rsidP="000C6034">
      <w:pPr>
        <w:pStyle w:val="Default"/>
        <w:jc w:val="both"/>
        <w:rPr>
          <w:rFonts w:asciiTheme="minorHAnsi" w:hAnsiTheme="minorHAnsi" w:cstheme="minorHAnsi"/>
          <w:b/>
          <w:bCs/>
          <w:color w:val="auto"/>
          <w:u w:val="single"/>
        </w:rPr>
      </w:pPr>
    </w:p>
    <w:p w14:paraId="20570ED0" w14:textId="77777777" w:rsidR="000C6034"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La société AT225 est assurée pour les dommages qui pourraient être causés par son personnel mis à disposition au sein de l’entreprise du Client. Toutefois, AT225 ne saurait être tenue responsable des dommages dus à la défectuosité des matériels et produits fournis par le Client, de tout dommage lié à la réalisation de missions non prévues contractuellement et requises par le Client, ou de tout dommage résultant du non-respect par le Client de ses obligations contractuelles, ou encore de tout dommage découlant de l’usage dans les conditions normales d’utilisation, ou encore de toute casse ayant un caractère accidentel, ou encore de l’usure normale.</w:t>
      </w:r>
    </w:p>
    <w:p w14:paraId="46E005F9" w14:textId="77777777" w:rsidR="000C6034" w:rsidRDefault="000C6034" w:rsidP="000C6034">
      <w:pPr>
        <w:pStyle w:val="Default"/>
        <w:jc w:val="both"/>
        <w:rPr>
          <w:rFonts w:asciiTheme="minorHAnsi" w:hAnsiTheme="minorHAnsi" w:cstheme="minorHAnsi"/>
          <w:bCs/>
          <w:color w:val="auto"/>
        </w:rPr>
      </w:pPr>
    </w:p>
    <w:p w14:paraId="1B51F514" w14:textId="77777777" w:rsidR="000C6034" w:rsidRPr="00257455"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Aucun incident, dû à l’exécution des prestations ne pourra donner lieu à une demande d’indemnisation ou de réparation par le Client directement auprès du personnel mis à disposition.</w:t>
      </w:r>
    </w:p>
    <w:p w14:paraId="3233CF04" w14:textId="77777777" w:rsidR="000C6034" w:rsidRPr="00257455" w:rsidRDefault="000C6034" w:rsidP="000C6034">
      <w:pPr>
        <w:pStyle w:val="Default"/>
        <w:jc w:val="both"/>
        <w:rPr>
          <w:rFonts w:asciiTheme="minorHAnsi" w:hAnsiTheme="minorHAnsi" w:cstheme="minorHAnsi"/>
          <w:bCs/>
          <w:color w:val="auto"/>
          <w:u w:val="single"/>
        </w:rPr>
      </w:pPr>
    </w:p>
    <w:p w14:paraId="0899A2A0" w14:textId="77777777" w:rsidR="000C6034" w:rsidRPr="0064652A"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Dans le cas où le Client souhaiterait faire état d’une demande de réparation au titre d’un préjudice subi du fait de l’exécution des prestations, il doit déclarer le sinistre immédiatement par tout moyen, et le confirmer par courrier au porteur contre décharge au siège de AT225 en y annexant tout justificatif, au plus tard dans les 48 h sous peine de forclusion. AT225 déposera le dossier constitué auprès de son assureur et veillera à son suivi.</w:t>
      </w:r>
    </w:p>
    <w:p w14:paraId="09008342" w14:textId="77777777" w:rsidR="000C6034" w:rsidRPr="00257455" w:rsidRDefault="000C6034" w:rsidP="000C6034">
      <w:pPr>
        <w:pStyle w:val="Default"/>
        <w:jc w:val="both"/>
        <w:rPr>
          <w:rFonts w:asciiTheme="minorHAnsi" w:hAnsiTheme="minorHAnsi" w:cstheme="minorHAnsi"/>
          <w:bCs/>
          <w:color w:val="auto"/>
          <w:u w:val="single"/>
        </w:rPr>
      </w:pPr>
    </w:p>
    <w:p w14:paraId="73B8381D" w14:textId="0D982153" w:rsidR="000C6034" w:rsidRPr="00744090" w:rsidRDefault="000C6034" w:rsidP="00301FF4">
      <w:pPr>
        <w:pStyle w:val="Default"/>
        <w:numPr>
          <w:ilvl w:val="1"/>
          <w:numId w:val="13"/>
        </w:numPr>
        <w:jc w:val="both"/>
        <w:rPr>
          <w:rFonts w:asciiTheme="minorHAnsi" w:hAnsiTheme="minorHAnsi" w:cstheme="minorHAnsi"/>
          <w:color w:val="F77F00"/>
        </w:rPr>
      </w:pPr>
      <w:r>
        <w:rPr>
          <w:rFonts w:asciiTheme="minorHAnsi" w:hAnsiTheme="minorHAnsi" w:cstheme="minorHAnsi"/>
          <w:b/>
          <w:bCs/>
          <w:color w:val="F77F00"/>
        </w:rPr>
        <w:t xml:space="preserve">Limitations </w:t>
      </w:r>
    </w:p>
    <w:p w14:paraId="7D4DB920" w14:textId="77777777" w:rsidR="000C6034" w:rsidRDefault="000C6034" w:rsidP="000C6034">
      <w:pPr>
        <w:pStyle w:val="Default"/>
        <w:jc w:val="both"/>
        <w:rPr>
          <w:rFonts w:asciiTheme="minorHAnsi" w:hAnsiTheme="minorHAnsi" w:cstheme="minorHAnsi"/>
          <w:color w:val="auto"/>
        </w:rPr>
      </w:pPr>
    </w:p>
    <w:p w14:paraId="29C405ED" w14:textId="794E675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En tout état de cause, la garantie liée à la responsabilité de AT225 pour tout dommage causé au Client pour chaque sinistre qui surviendra relativement au présent Contrat, se limite au montant des sommes payées mensuellement à la date du sinistre par le Client au titre du Contrat en cause, dans la limite de 1 mois.</w:t>
      </w:r>
    </w:p>
    <w:p w14:paraId="60240DF7" w14:textId="77777777" w:rsidR="000C6034" w:rsidRDefault="000C6034" w:rsidP="000C6034">
      <w:pPr>
        <w:pStyle w:val="Default"/>
        <w:jc w:val="both"/>
        <w:rPr>
          <w:rFonts w:asciiTheme="minorHAnsi" w:hAnsiTheme="minorHAnsi" w:cstheme="minorHAnsi"/>
          <w:color w:val="auto"/>
        </w:rPr>
      </w:pPr>
    </w:p>
    <w:p w14:paraId="6238B7C3"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Le Client accepte les limitations liées à la responsabilité de AT225, et renonce d’ores et déjà à tous les recours quelconques qu’il pourra exercer contre AT225 pour les dommages dont le montant dépasserait les montants effectivement et définitivement supportés par l’assureur. </w:t>
      </w:r>
    </w:p>
    <w:p w14:paraId="34EE976C" w14:textId="77777777" w:rsidR="000C6034" w:rsidRDefault="000C6034" w:rsidP="000C6034">
      <w:pPr>
        <w:pStyle w:val="Default"/>
        <w:jc w:val="both"/>
        <w:rPr>
          <w:rFonts w:asciiTheme="minorHAnsi" w:hAnsiTheme="minorHAnsi" w:cstheme="minorHAnsi"/>
          <w:b/>
          <w:bCs/>
          <w:color w:val="009E60"/>
        </w:rPr>
      </w:pPr>
    </w:p>
    <w:p w14:paraId="4033CD12" w14:textId="77777777" w:rsidR="000C6034" w:rsidRDefault="000C6034" w:rsidP="000C6034">
      <w:pPr>
        <w:pStyle w:val="Default"/>
        <w:jc w:val="both"/>
        <w:rPr>
          <w:rFonts w:asciiTheme="minorHAnsi" w:hAnsiTheme="minorHAnsi" w:cstheme="minorHAnsi"/>
          <w:b/>
          <w:bCs/>
          <w:color w:val="009E60"/>
        </w:rPr>
      </w:pPr>
    </w:p>
    <w:p w14:paraId="09AE4DAB" w14:textId="77777777" w:rsidR="00231EE2" w:rsidRDefault="00231EE2" w:rsidP="000C6034">
      <w:pPr>
        <w:pStyle w:val="Default"/>
        <w:jc w:val="both"/>
        <w:rPr>
          <w:rFonts w:asciiTheme="minorHAnsi" w:hAnsiTheme="minorHAnsi" w:cstheme="minorHAnsi"/>
          <w:b/>
          <w:bCs/>
          <w:color w:val="009E60"/>
        </w:rPr>
      </w:pPr>
    </w:p>
    <w:p w14:paraId="6254EF6D" w14:textId="77777777" w:rsidR="00231EE2" w:rsidRDefault="00231EE2" w:rsidP="000C6034">
      <w:pPr>
        <w:pStyle w:val="Default"/>
        <w:jc w:val="both"/>
        <w:rPr>
          <w:rFonts w:asciiTheme="minorHAnsi" w:hAnsiTheme="minorHAnsi" w:cstheme="minorHAnsi"/>
          <w:b/>
          <w:bCs/>
          <w:color w:val="009E60"/>
        </w:rPr>
      </w:pPr>
    </w:p>
    <w:p w14:paraId="082422B4" w14:textId="77777777" w:rsidR="00231EE2" w:rsidRDefault="00231EE2" w:rsidP="000C6034">
      <w:pPr>
        <w:pStyle w:val="Default"/>
        <w:jc w:val="both"/>
        <w:rPr>
          <w:rFonts w:asciiTheme="minorHAnsi" w:hAnsiTheme="minorHAnsi" w:cstheme="minorHAnsi"/>
          <w:b/>
          <w:bCs/>
          <w:color w:val="009E60"/>
        </w:rPr>
      </w:pPr>
    </w:p>
    <w:p w14:paraId="1E4F0648" w14:textId="77777777" w:rsidR="000C6034" w:rsidRPr="00301FF4" w:rsidRDefault="000C6034" w:rsidP="00301FF4">
      <w:pPr>
        <w:pStyle w:val="Paragraphedeliste"/>
        <w:numPr>
          <w:ilvl w:val="0"/>
          <w:numId w:val="13"/>
        </w:numPr>
        <w:jc w:val="both"/>
        <w:rPr>
          <w:rFonts w:asciiTheme="minorHAnsi" w:hAnsiTheme="minorHAnsi" w:cs="Calibri"/>
          <w:b/>
          <w:color w:val="009E60"/>
        </w:rPr>
      </w:pPr>
      <w:r>
        <w:rPr>
          <w:rFonts w:asciiTheme="minorHAnsi" w:hAnsiTheme="minorHAnsi" w:cs="Calibri"/>
          <w:b/>
          <w:color w:val="009E60"/>
        </w:rPr>
        <w:lastRenderedPageBreak/>
        <w:t>ARTICLE 7 – CONDITIONS FINANCIERES</w:t>
      </w:r>
    </w:p>
    <w:p w14:paraId="58B0AA5B" w14:textId="77777777" w:rsidR="000C6034" w:rsidRDefault="000C6034" w:rsidP="000C6034">
      <w:pPr>
        <w:pStyle w:val="Default"/>
        <w:jc w:val="both"/>
        <w:rPr>
          <w:rFonts w:asciiTheme="minorHAnsi" w:hAnsiTheme="minorHAnsi" w:cstheme="minorHAnsi"/>
          <w:b/>
          <w:bCs/>
          <w:color w:val="365F91" w:themeColor="accent1" w:themeShade="BF"/>
        </w:rPr>
      </w:pPr>
    </w:p>
    <w:p w14:paraId="0C8459BA" w14:textId="0C9C9750" w:rsidR="000C6034" w:rsidRPr="00744090" w:rsidRDefault="000C6034" w:rsidP="00301FF4">
      <w:pPr>
        <w:pStyle w:val="Default"/>
        <w:numPr>
          <w:ilvl w:val="1"/>
          <w:numId w:val="13"/>
        </w:numPr>
        <w:jc w:val="both"/>
        <w:rPr>
          <w:rFonts w:asciiTheme="minorHAnsi" w:hAnsiTheme="minorHAnsi" w:cstheme="minorHAnsi"/>
          <w:b/>
          <w:bCs/>
          <w:i/>
          <w:iCs/>
          <w:color w:val="F77F00"/>
        </w:rPr>
      </w:pPr>
      <w:r>
        <w:rPr>
          <w:rFonts w:asciiTheme="minorHAnsi" w:hAnsiTheme="minorHAnsi" w:cstheme="minorHAnsi"/>
          <w:b/>
          <w:bCs/>
          <w:i/>
          <w:iCs/>
          <w:color w:val="F77F00"/>
        </w:rPr>
        <w:t>Facturation</w:t>
      </w:r>
    </w:p>
    <w:p w14:paraId="4C72E0ED" w14:textId="77777777" w:rsidR="000C6034" w:rsidRDefault="000C6034" w:rsidP="000C6034">
      <w:pPr>
        <w:pStyle w:val="Default"/>
        <w:jc w:val="both"/>
        <w:rPr>
          <w:rFonts w:asciiTheme="minorHAnsi" w:hAnsiTheme="minorHAnsi" w:cstheme="minorHAnsi"/>
        </w:rPr>
      </w:pPr>
    </w:p>
    <w:p w14:paraId="6E2BD251" w14:textId="77777777" w:rsidR="000C6034" w:rsidRDefault="000C6034" w:rsidP="000C6034">
      <w:pPr>
        <w:pStyle w:val="Default"/>
        <w:jc w:val="both"/>
        <w:rPr>
          <w:rFonts w:asciiTheme="minorHAnsi" w:hAnsiTheme="minorHAnsi" w:cstheme="minorHAnsi"/>
        </w:rPr>
      </w:pPr>
      <w:r>
        <w:rPr>
          <w:rFonts w:asciiTheme="minorHAnsi" w:hAnsiTheme="minorHAnsi" w:cstheme="minorHAnsi"/>
        </w:rPr>
        <w:t xml:space="preserve">Pour la réalisation des prestations décrites à l’article 3.2, AT225 percevra du Client </w:t>
      </w:r>
      <w:r>
        <w:rPr>
          <w:rFonts w:asciiTheme="minorHAnsi" w:hAnsiTheme="minorHAnsi" w:cstheme="minorHAnsi"/>
          <w:color w:val="EE0000"/>
        </w:rPr>
        <w:t xml:space="preserve">[à renseigner] </w:t>
      </w:r>
      <w:r>
        <w:rPr>
          <w:rFonts w:asciiTheme="minorHAnsi" w:hAnsiTheme="minorHAnsi" w:cstheme="minorHAnsi"/>
        </w:rPr>
        <w:t xml:space="preserve">la somme de </w:t>
      </w:r>
      <w:r>
        <w:rPr>
          <w:rFonts w:asciiTheme="minorHAnsi" w:hAnsiTheme="minorHAnsi" w:cstheme="minorHAnsi"/>
          <w:color w:val="FF0000"/>
        </w:rPr>
        <w:t>[à compléter HT ou TTC].</w:t>
      </w:r>
      <w:r>
        <w:rPr>
          <w:rFonts w:asciiTheme="minorHAnsi" w:hAnsiTheme="minorHAnsi" w:cstheme="minorHAnsi"/>
          <w:color w:val="auto"/>
        </w:rPr>
        <w:t xml:space="preserve"> </w:t>
      </w:r>
    </w:p>
    <w:p w14:paraId="7756682E" w14:textId="77777777" w:rsidR="000C6034" w:rsidRPr="00484630" w:rsidRDefault="000C6034" w:rsidP="000C6034">
      <w:pPr>
        <w:pStyle w:val="Default"/>
        <w:jc w:val="both"/>
        <w:rPr>
          <w:rFonts w:asciiTheme="minorHAnsi" w:hAnsiTheme="minorHAnsi" w:cstheme="minorHAnsi"/>
        </w:rPr>
      </w:pPr>
    </w:p>
    <w:p w14:paraId="48E797C9" w14:textId="77777777" w:rsidR="000C6034" w:rsidRDefault="000C6034" w:rsidP="000C6034">
      <w:pPr>
        <w:pStyle w:val="Default"/>
        <w:jc w:val="both"/>
        <w:rPr>
          <w:rFonts w:asciiTheme="minorHAnsi" w:hAnsiTheme="minorHAnsi" w:cstheme="minorHAnsi"/>
        </w:rPr>
      </w:pPr>
      <w:r>
        <w:rPr>
          <w:rFonts w:asciiTheme="minorHAnsi" w:hAnsiTheme="minorHAnsi" w:cstheme="minorHAnsi"/>
        </w:rPr>
        <w:t>En contrepartie des prestations réalisées par AT225 dans le cadre de la mission, le Client procédera au règlement des facturations présentées par AT225 suivant l’échéancier en vigueur.</w:t>
      </w:r>
    </w:p>
    <w:p w14:paraId="77B6C339" w14:textId="77777777" w:rsidR="000C6034" w:rsidRPr="00484630" w:rsidRDefault="000C6034" w:rsidP="000C6034">
      <w:pPr>
        <w:pStyle w:val="Default"/>
        <w:jc w:val="both"/>
        <w:rPr>
          <w:rFonts w:asciiTheme="minorHAnsi" w:hAnsiTheme="minorHAnsi" w:cstheme="minorHAnsi"/>
        </w:rPr>
      </w:pPr>
    </w:p>
    <w:p w14:paraId="396C4D4E" w14:textId="77777777" w:rsidR="000C6034" w:rsidRPr="00484630" w:rsidRDefault="000C6034" w:rsidP="000C6034">
      <w:pPr>
        <w:pStyle w:val="Default"/>
        <w:jc w:val="both"/>
        <w:rPr>
          <w:rFonts w:asciiTheme="minorHAnsi" w:hAnsiTheme="minorHAnsi" w:cstheme="minorHAnsi"/>
        </w:rPr>
      </w:pPr>
      <w:r>
        <w:rPr>
          <w:rFonts w:asciiTheme="minorHAnsi" w:hAnsiTheme="minorHAnsi" w:cstheme="minorHAnsi"/>
        </w:rPr>
        <w:t>Le montant des prestations est global forfaitaire, ferme, et non actualisable pendant toute la durée du contrat.</w:t>
      </w:r>
    </w:p>
    <w:p w14:paraId="0ADE7CE2" w14:textId="77777777" w:rsidR="000C6034" w:rsidRPr="00484630" w:rsidRDefault="000C6034" w:rsidP="000C6034">
      <w:pPr>
        <w:pStyle w:val="Default"/>
        <w:jc w:val="both"/>
        <w:rPr>
          <w:rFonts w:asciiTheme="minorHAnsi" w:hAnsiTheme="minorHAnsi" w:cstheme="minorHAnsi"/>
        </w:rPr>
      </w:pPr>
    </w:p>
    <w:p w14:paraId="1469B1E3" w14:textId="77777777" w:rsidR="000C6034" w:rsidRDefault="000C6034" w:rsidP="000C6034">
      <w:pPr>
        <w:pStyle w:val="Default"/>
        <w:jc w:val="both"/>
        <w:rPr>
          <w:rFonts w:asciiTheme="minorHAnsi" w:hAnsiTheme="minorHAnsi" w:cstheme="minorHAnsi"/>
        </w:rPr>
      </w:pPr>
      <w:r>
        <w:rPr>
          <w:rFonts w:asciiTheme="minorHAnsi" w:hAnsiTheme="minorHAnsi" w:cstheme="minorHAnsi"/>
        </w:rPr>
        <w:t>Le Client prendra en charge, en sus, tous les frais suivants :</w:t>
      </w:r>
    </w:p>
    <w:p w14:paraId="35DA0564" w14:textId="77777777" w:rsidR="000C6034" w:rsidRPr="00484630" w:rsidRDefault="000C6034" w:rsidP="000C6034">
      <w:pPr>
        <w:pStyle w:val="Default"/>
        <w:jc w:val="both"/>
        <w:rPr>
          <w:rFonts w:asciiTheme="minorHAnsi" w:hAnsiTheme="minorHAnsi" w:cstheme="minorHAnsi"/>
        </w:rPr>
      </w:pPr>
    </w:p>
    <w:p w14:paraId="080DA273" w14:textId="77777777" w:rsidR="000C6034" w:rsidRPr="000C6034" w:rsidRDefault="000C6034" w:rsidP="000C6034">
      <w:pPr>
        <w:pStyle w:val="Default"/>
        <w:jc w:val="both"/>
        <w:rPr>
          <w:rFonts w:asciiTheme="minorHAnsi" w:hAnsiTheme="minorHAnsi" w:cstheme="minorHAnsi"/>
          <w:color w:val="FF0000"/>
        </w:rPr>
      </w:pPr>
      <w:r>
        <w:rPr>
          <w:rFonts w:asciiTheme="minorHAnsi" w:hAnsiTheme="minorHAnsi" w:cstheme="minorHAnsi"/>
          <w:color w:val="FF0000"/>
        </w:rPr>
        <w:t>-</w:t>
        <w:tab/>
        <w:t>Le transport pour se déplacer</w:t>
      </w:r>
    </w:p>
    <w:p w14:paraId="0E1DD672" w14:textId="77777777" w:rsidR="000C6034" w:rsidRPr="000C6034" w:rsidRDefault="000C6034" w:rsidP="000C6034">
      <w:pPr>
        <w:pStyle w:val="Default"/>
        <w:jc w:val="both"/>
        <w:rPr>
          <w:rFonts w:asciiTheme="minorHAnsi" w:hAnsiTheme="minorHAnsi" w:cstheme="minorHAnsi"/>
          <w:color w:val="FF0000"/>
          <w:lang w:val="fr-FR"/>
        </w:rPr>
      </w:pPr>
      <w:r>
        <w:rPr>
          <w:rFonts w:asciiTheme="minorHAnsi" w:hAnsiTheme="minorHAnsi" w:cstheme="minorHAnsi"/>
          <w:color w:val="FF0000"/>
        </w:rPr>
        <w:t>-</w:t>
        <w:tab/>
        <w:t>les outils et consommables nécessaires à l’exercice de la mission.</w:t>
      </w:r>
    </w:p>
    <w:p w14:paraId="29B87D87" w14:textId="77777777" w:rsidR="000C6034" w:rsidRDefault="000C6034" w:rsidP="000C6034">
      <w:pPr>
        <w:pStyle w:val="Default"/>
        <w:jc w:val="both"/>
        <w:rPr>
          <w:rFonts w:asciiTheme="minorHAnsi" w:hAnsiTheme="minorHAnsi" w:cstheme="minorHAnsi"/>
        </w:rPr>
      </w:pPr>
    </w:p>
    <w:p w14:paraId="25B45AAB" w14:textId="3F6BE5D9" w:rsidR="000C6034" w:rsidRPr="00744090" w:rsidRDefault="000C6034" w:rsidP="00301FF4">
      <w:pPr>
        <w:pStyle w:val="Default"/>
        <w:numPr>
          <w:ilvl w:val="1"/>
          <w:numId w:val="13"/>
        </w:numPr>
        <w:jc w:val="both"/>
        <w:rPr>
          <w:rFonts w:asciiTheme="minorHAnsi" w:hAnsiTheme="minorHAnsi" w:cstheme="minorHAnsi"/>
          <w:b/>
          <w:bCs/>
          <w:i/>
          <w:iCs/>
          <w:color w:val="F77F00"/>
        </w:rPr>
      </w:pPr>
      <w:r>
        <w:rPr>
          <w:rFonts w:asciiTheme="minorHAnsi" w:hAnsiTheme="minorHAnsi" w:cstheme="minorHAnsi"/>
          <w:b/>
          <w:bCs/>
          <w:i/>
          <w:iCs/>
          <w:color w:val="F77F00"/>
        </w:rPr>
        <w:t>Conditions de facturation</w:t>
      </w:r>
    </w:p>
    <w:p w14:paraId="1307158F" w14:textId="77777777" w:rsidR="000C6034" w:rsidRPr="00A15190" w:rsidRDefault="000C6034" w:rsidP="000C6034">
      <w:pPr>
        <w:pStyle w:val="Default"/>
        <w:jc w:val="both"/>
        <w:rPr>
          <w:rFonts w:asciiTheme="minorHAnsi" w:hAnsiTheme="minorHAnsi" w:cstheme="minorHAnsi"/>
          <w:b/>
          <w:bCs/>
          <w:i/>
          <w:iCs/>
          <w:color w:val="F77F00"/>
        </w:rPr>
      </w:pPr>
    </w:p>
    <w:p w14:paraId="11D2D4B6" w14:textId="77777777" w:rsidR="000C6034" w:rsidRDefault="000C6034" w:rsidP="000C6034">
      <w:pPr>
        <w:pStyle w:val="Default"/>
        <w:jc w:val="both"/>
        <w:rPr>
          <w:rFonts w:asciiTheme="minorHAnsi" w:hAnsiTheme="minorHAnsi" w:cstheme="minorHAnsi"/>
        </w:rPr>
      </w:pPr>
      <w:r>
        <w:rPr>
          <w:rFonts w:asciiTheme="minorHAnsi" w:hAnsiTheme="minorHAnsi" w:cstheme="minorHAnsi"/>
        </w:rPr>
        <w:t>Les conditions de facturation sont les suivantes :</w:t>
      </w:r>
    </w:p>
    <w:p w14:paraId="603701B6" w14:textId="77777777" w:rsidR="000C6034" w:rsidRPr="00125AB8" w:rsidRDefault="000C6034" w:rsidP="000C6034">
      <w:pPr>
        <w:pStyle w:val="Default"/>
        <w:jc w:val="both"/>
        <w:rPr>
          <w:rFonts w:asciiTheme="minorHAnsi" w:hAnsiTheme="minorHAnsi" w:cstheme="minorHAnsi"/>
        </w:rPr>
      </w:pPr>
    </w:p>
    <w:p w14:paraId="39499AC7" w14:textId="51403569" w:rsidR="000C6034" w:rsidRPr="00125AB8" w:rsidRDefault="000C6034" w:rsidP="000C6034">
      <w:pPr>
        <w:pStyle w:val="Default"/>
        <w:jc w:val="both"/>
        <w:rPr>
          <w:rFonts w:asciiTheme="minorHAnsi" w:hAnsiTheme="minorHAnsi" w:cstheme="minorHAnsi"/>
        </w:rPr>
      </w:pPr>
      <w:r>
        <w:rPr>
          <w:rFonts w:asciiTheme="minorHAnsi" w:hAnsiTheme="minorHAnsi" w:cstheme="minorHAnsi"/>
        </w:rPr>
        <w:t>Les prestations fournies par Assistance Technique 225 feront l'objet d'une facturation mensuelle basée sur l'état d'avancement tel que constaté à l'occasion du Compte Rendu d'Activité Mensuel (TimeSheet ou Pointage) contresigné en fin de mois.</w:t>
      </w:r>
    </w:p>
    <w:p w14:paraId="070C2ABA" w14:textId="77777777" w:rsidR="000C6034" w:rsidRDefault="000C6034" w:rsidP="000C6034">
      <w:pPr>
        <w:pStyle w:val="Default"/>
        <w:jc w:val="both"/>
        <w:rPr>
          <w:rFonts w:asciiTheme="minorHAnsi" w:hAnsiTheme="minorHAnsi" w:cstheme="minorHAnsi"/>
          <w:b/>
          <w:bCs/>
          <w:i/>
          <w:iCs/>
          <w:color w:val="F77F00"/>
        </w:rPr>
      </w:pPr>
    </w:p>
    <w:p w14:paraId="78CFC515" w14:textId="07CB32B7" w:rsidR="000C6034" w:rsidRPr="00744090" w:rsidRDefault="000C6034" w:rsidP="00301FF4">
      <w:pPr>
        <w:pStyle w:val="Default"/>
        <w:numPr>
          <w:ilvl w:val="1"/>
          <w:numId w:val="13"/>
        </w:numPr>
        <w:jc w:val="both"/>
        <w:rPr>
          <w:rFonts w:asciiTheme="minorHAnsi" w:hAnsiTheme="minorHAnsi" w:cstheme="minorHAnsi"/>
          <w:b/>
          <w:bCs/>
          <w:i/>
          <w:iCs/>
          <w:color w:val="F77F00"/>
        </w:rPr>
      </w:pPr>
      <w:r>
        <w:rPr>
          <w:rFonts w:asciiTheme="minorHAnsi" w:hAnsiTheme="minorHAnsi" w:cstheme="minorHAnsi"/>
          <w:b/>
          <w:bCs/>
          <w:i/>
          <w:iCs/>
          <w:color w:val="F77F00"/>
        </w:rPr>
        <w:t>Conditions de règlement</w:t>
      </w:r>
    </w:p>
    <w:p w14:paraId="55C8BA94" w14:textId="77777777" w:rsidR="000C6034" w:rsidRPr="00A15190" w:rsidRDefault="000C6034" w:rsidP="000C6034">
      <w:pPr>
        <w:pStyle w:val="Default"/>
        <w:jc w:val="both"/>
        <w:rPr>
          <w:rFonts w:asciiTheme="minorHAnsi" w:hAnsiTheme="minorHAnsi" w:cstheme="minorHAnsi"/>
          <w:b/>
          <w:bCs/>
          <w:i/>
          <w:iCs/>
          <w:color w:val="F77F00"/>
        </w:rPr>
      </w:pPr>
    </w:p>
    <w:p w14:paraId="10AA94AA" w14:textId="4CB2781C" w:rsidR="000C6034" w:rsidRPr="00125AB8" w:rsidRDefault="000C6034" w:rsidP="000C6034">
      <w:pPr>
        <w:pStyle w:val="Default"/>
        <w:jc w:val="both"/>
        <w:rPr>
          <w:rFonts w:asciiTheme="minorHAnsi" w:hAnsiTheme="minorHAnsi" w:cstheme="minorHAnsi"/>
        </w:rPr>
      </w:pPr>
      <w:r>
        <w:rPr>
          <w:rFonts w:asciiTheme="minorHAnsi" w:hAnsiTheme="minorHAnsi" w:cstheme="minorHAnsi"/>
        </w:rPr>
        <w:t xml:space="preserve">Les factures sont payables en FCFA par virement bancaire, </w:t>
      </w:r>
      <w:r>
        <w:rPr>
          <w:rFonts w:asciiTheme="minorHAnsi" w:hAnsiTheme="minorHAnsi" w:cstheme="minorHAnsi"/>
          <w:color w:val="FF0000"/>
        </w:rPr>
        <w:t xml:space="preserve">à 30 jours </w:t>
      </w:r>
      <w:r>
        <w:rPr>
          <w:rFonts w:asciiTheme="minorHAnsi" w:hAnsiTheme="minorHAnsi" w:cstheme="minorHAnsi"/>
        </w:rPr>
        <w:t xml:space="preserve">nets après réception de la facture originale. </w:t>
      </w:r>
    </w:p>
    <w:p w14:paraId="7B15E983" w14:textId="77777777" w:rsidR="000C6034" w:rsidRPr="00125AB8" w:rsidRDefault="000C6034" w:rsidP="000C6034">
      <w:pPr>
        <w:pStyle w:val="Default"/>
        <w:jc w:val="both"/>
        <w:rPr>
          <w:rFonts w:asciiTheme="minorHAnsi" w:hAnsiTheme="minorHAnsi" w:cstheme="minorHAnsi"/>
        </w:rPr>
      </w:pPr>
    </w:p>
    <w:p w14:paraId="12AC49CB" w14:textId="77777777" w:rsidR="000C6034" w:rsidRPr="00125AB8" w:rsidRDefault="000C6034" w:rsidP="000C6034">
      <w:pPr>
        <w:pStyle w:val="Default"/>
        <w:jc w:val="both"/>
        <w:rPr>
          <w:rFonts w:asciiTheme="minorHAnsi" w:hAnsiTheme="minorHAnsi" w:cstheme="minorHAnsi"/>
        </w:rPr>
      </w:pPr>
      <w:r>
        <w:rPr>
          <w:rFonts w:asciiTheme="minorHAnsi" w:hAnsiTheme="minorHAnsi" w:cstheme="minorHAnsi"/>
        </w:rPr>
        <w:t>Les factures seront payables sur le compte bancaire suivant :</w:t>
      </w:r>
    </w:p>
    <w:p w14:paraId="32D46CC2" w14:textId="77777777" w:rsidR="000C6034" w:rsidRDefault="000C6034" w:rsidP="000C6034">
      <w:pPr>
        <w:pStyle w:val="Default"/>
        <w:jc w:val="both"/>
        <w:rPr>
          <w:rFonts w:asciiTheme="minorHAnsi" w:hAnsiTheme="minorHAnsi" w:cstheme="minorHAnsi"/>
        </w:rPr>
      </w:pPr>
      <w:bookmarkStart w:id="0" w:name="_Hlk32224968"/>
    </w:p>
    <w:bookmarkEnd w:id="0"/>
    <w:p w14:paraId="26322E28" w14:textId="77777777" w:rsidR="00975C52" w:rsidRPr="00EA6652" w:rsidRDefault="00975C52" w:rsidP="00975C52">
      <w:pPr>
        <w:pStyle w:val="Default"/>
        <w:jc w:val="both"/>
        <w:rPr>
          <w:rFonts w:asciiTheme="minorHAnsi" w:hAnsiTheme="minorHAnsi" w:cstheme="minorHAnsi"/>
          <w:b/>
          <w:bCs/>
        </w:rPr>
      </w:pPr>
      <w:r>
        <w:rPr>
          <w:rFonts w:asciiTheme="minorHAnsi" w:hAnsiTheme="minorHAnsi" w:cstheme="minorHAnsi"/>
          <w:b/>
          <w:bCs/>
        </w:rPr>
        <w:t>ASSISTANCE TECHNIQUE 225</w:t>
      </w:r>
    </w:p>
    <w:p w14:paraId="6E216C33" w14:textId="77777777" w:rsidR="00975C52" w:rsidRPr="00EA6652" w:rsidRDefault="00975C52" w:rsidP="00975C52">
      <w:pPr>
        <w:pStyle w:val="Default"/>
        <w:jc w:val="both"/>
        <w:rPr>
          <w:rFonts w:asciiTheme="minorHAnsi" w:hAnsiTheme="minorHAnsi" w:cstheme="minorHAnsi"/>
          <w:b/>
          <w:bCs/>
        </w:rPr>
      </w:pPr>
      <w:r>
        <w:rPr>
          <w:rFonts w:asciiTheme="minorHAnsi" w:hAnsiTheme="minorHAnsi" w:cstheme="minorHAnsi"/>
          <w:b/>
          <w:bCs/>
        </w:rPr>
        <w:t>ECOBANK</w:t>
      </w:r>
    </w:p>
    <w:p w14:paraId="1340DF29" w14:textId="77777777" w:rsidR="00975C52" w:rsidRPr="008904E6" w:rsidRDefault="00975C52" w:rsidP="00975C52">
      <w:pPr>
        <w:pStyle w:val="Default"/>
        <w:jc w:val="both"/>
        <w:rPr>
          <w:rFonts w:asciiTheme="minorHAnsi" w:hAnsiTheme="minorHAnsi" w:cstheme="minorHAnsi"/>
          <w:lang w:val="fr-FR"/>
        </w:rPr>
      </w:pPr>
      <w:r>
        <w:rPr>
          <w:rFonts w:asciiTheme="minorHAnsi" w:hAnsiTheme="minorHAnsi" w:cstheme="minorHAnsi"/>
          <w:lang w:val="fr-FR"/>
        </w:rPr>
        <w:t xml:space="preserve">COMPTE : </w:t>
      </w:r>
      <w:bookmarkStart w:id="1" w:name="_Hlk199276875"/>
      <w:r>
        <w:rPr>
          <w:rFonts w:asciiTheme="minorHAnsi" w:hAnsiTheme="minorHAnsi" w:cstheme="minorHAnsi"/>
          <w:lang w:val="fr-FR"/>
        </w:rPr>
        <w:t>CI059 01014 122339380001 57 XOF (ECOBANK)</w:t>
      </w:r>
      <w:bookmarkEnd w:id="1"/>
    </w:p>
    <w:p w14:paraId="3ABDDA79" w14:textId="77777777" w:rsidR="00975C52" w:rsidRPr="00975C52" w:rsidRDefault="00975C52" w:rsidP="00975C52">
      <w:pPr>
        <w:pStyle w:val="Default"/>
        <w:jc w:val="both"/>
        <w:rPr>
          <w:rFonts w:asciiTheme="minorHAnsi" w:hAnsiTheme="minorHAnsi" w:cstheme="minorHAnsi"/>
          <w:lang w:val="it-IT"/>
        </w:rPr>
      </w:pPr>
      <w:r>
        <w:rPr>
          <w:rFonts w:asciiTheme="minorHAnsi" w:hAnsiTheme="minorHAnsi" w:cstheme="minorHAnsi"/>
          <w:lang w:val="it-IT"/>
        </w:rPr>
        <w:t>BIC/SWIFT : ECOCCIAB</w:t>
      </w:r>
    </w:p>
    <w:p w14:paraId="20731EBD" w14:textId="77777777" w:rsidR="00975C52" w:rsidRPr="008904E6" w:rsidRDefault="00975C52" w:rsidP="00975C52">
      <w:pPr>
        <w:pStyle w:val="Default"/>
        <w:jc w:val="both"/>
        <w:rPr>
          <w:rFonts w:asciiTheme="minorHAnsi" w:hAnsiTheme="minorHAnsi" w:cstheme="minorHAnsi"/>
          <w:lang w:val="it-IT"/>
        </w:rPr>
      </w:pPr>
      <w:r>
        <w:rPr>
          <w:rFonts w:asciiTheme="minorHAnsi" w:hAnsiTheme="minorHAnsi" w:cstheme="minorHAnsi"/>
          <w:lang w:val="it-IT"/>
        </w:rPr>
        <w:t>IBAN : CI93 CI05 9010 1412 2339 3800 0157</w:t>
      </w:r>
    </w:p>
    <w:p w14:paraId="2E838E26" w14:textId="77777777" w:rsidR="00231EE2" w:rsidRPr="00975C52" w:rsidRDefault="00231EE2" w:rsidP="000C6034">
      <w:pPr>
        <w:pStyle w:val="Default"/>
        <w:jc w:val="both"/>
        <w:rPr>
          <w:rFonts w:asciiTheme="minorHAnsi" w:hAnsiTheme="minorHAnsi" w:cstheme="minorHAnsi"/>
          <w:color w:val="009E60"/>
          <w:lang w:val="it-IT"/>
        </w:rPr>
      </w:pPr>
      <w:bookmarkStart w:id="2" w:name="_Hlk16585691"/>
    </w:p>
    <w:p w14:paraId="639DD6A9" w14:textId="77777777" w:rsidR="00231EE2" w:rsidRDefault="00231EE2" w:rsidP="000C6034">
      <w:pPr>
        <w:pStyle w:val="Default"/>
        <w:jc w:val="both"/>
        <w:rPr>
          <w:rFonts w:asciiTheme="minorHAnsi" w:hAnsiTheme="minorHAnsi" w:cstheme="minorHAnsi"/>
          <w:color w:val="009E60"/>
          <w:lang w:val="it-IT"/>
        </w:rPr>
      </w:pPr>
    </w:p>
    <w:p w14:paraId="6550E6EB" w14:textId="77777777" w:rsidR="00C552F3" w:rsidRDefault="00C552F3" w:rsidP="000C6034">
      <w:pPr>
        <w:pStyle w:val="Default"/>
        <w:jc w:val="both"/>
        <w:rPr>
          <w:rFonts w:asciiTheme="minorHAnsi" w:hAnsiTheme="minorHAnsi" w:cstheme="minorHAnsi"/>
          <w:color w:val="009E60"/>
          <w:lang w:val="it-IT"/>
        </w:rPr>
      </w:pPr>
    </w:p>
    <w:p w14:paraId="78D9264A" w14:textId="77777777" w:rsidR="00C552F3" w:rsidRDefault="00C552F3" w:rsidP="000C6034">
      <w:pPr>
        <w:pStyle w:val="Default"/>
        <w:jc w:val="both"/>
        <w:rPr>
          <w:rFonts w:asciiTheme="minorHAnsi" w:hAnsiTheme="minorHAnsi" w:cstheme="minorHAnsi"/>
          <w:color w:val="009E60"/>
          <w:lang w:val="it-IT"/>
        </w:rPr>
      </w:pPr>
    </w:p>
    <w:p w14:paraId="6282D58A" w14:textId="77777777" w:rsidR="00C552F3" w:rsidRDefault="00C552F3" w:rsidP="000C6034">
      <w:pPr>
        <w:pStyle w:val="Default"/>
        <w:jc w:val="both"/>
        <w:rPr>
          <w:rFonts w:asciiTheme="minorHAnsi" w:hAnsiTheme="minorHAnsi" w:cstheme="minorHAnsi"/>
          <w:color w:val="009E60"/>
          <w:lang w:val="it-IT"/>
        </w:rPr>
      </w:pPr>
    </w:p>
    <w:p w14:paraId="6DD99F25" w14:textId="77777777" w:rsidR="00C552F3" w:rsidRDefault="00C552F3" w:rsidP="000C6034">
      <w:pPr>
        <w:pStyle w:val="Default"/>
        <w:jc w:val="both"/>
        <w:rPr>
          <w:rFonts w:asciiTheme="minorHAnsi" w:hAnsiTheme="minorHAnsi" w:cstheme="minorHAnsi"/>
          <w:color w:val="009E60"/>
          <w:lang w:val="it-IT"/>
        </w:rPr>
      </w:pPr>
    </w:p>
    <w:p w14:paraId="2928F02B" w14:textId="77777777" w:rsidR="00C552F3" w:rsidRDefault="00C552F3" w:rsidP="000C6034">
      <w:pPr>
        <w:pStyle w:val="Default"/>
        <w:jc w:val="both"/>
        <w:rPr>
          <w:rFonts w:asciiTheme="minorHAnsi" w:hAnsiTheme="minorHAnsi" w:cstheme="minorHAnsi"/>
          <w:color w:val="009E60"/>
          <w:lang w:val="it-IT"/>
        </w:rPr>
      </w:pPr>
    </w:p>
    <w:p w14:paraId="6AABC0BF" w14:textId="77777777" w:rsidR="00C552F3" w:rsidRPr="00975C52" w:rsidRDefault="00C552F3" w:rsidP="000C6034">
      <w:pPr>
        <w:pStyle w:val="Default"/>
        <w:jc w:val="both"/>
        <w:rPr>
          <w:rFonts w:asciiTheme="minorHAnsi" w:hAnsiTheme="minorHAnsi" w:cstheme="minorHAnsi"/>
          <w:color w:val="009E60"/>
          <w:lang w:val="it-IT"/>
        </w:rPr>
      </w:pPr>
    </w:p>
    <w:bookmarkEnd w:id="2"/>
    <w:p w14:paraId="583BC96C" w14:textId="77777777" w:rsidR="000C6034" w:rsidRPr="00301FF4" w:rsidRDefault="000C6034" w:rsidP="00301FF4">
      <w:pPr>
        <w:pStyle w:val="Paragraphedeliste"/>
        <w:numPr>
          <w:ilvl w:val="0"/>
          <w:numId w:val="13"/>
        </w:numPr>
        <w:jc w:val="both"/>
        <w:rPr>
          <w:rFonts w:asciiTheme="minorHAnsi" w:hAnsiTheme="minorHAnsi" w:cstheme="minorHAnsi"/>
          <w:b/>
          <w:bCs/>
          <w:color w:val="365F91" w:themeColor="accent1" w:themeShade="BF"/>
        </w:rPr>
      </w:pPr>
      <w:r>
        <w:rPr>
          <w:rFonts w:asciiTheme="minorHAnsi" w:hAnsiTheme="minorHAnsi" w:cs="Calibri"/>
          <w:b/>
          <w:color w:val="009E60"/>
        </w:rPr>
        <w:lastRenderedPageBreak/>
        <w:t>ARTICLE 8 – FORCE MAJEURE</w:t>
      </w:r>
    </w:p>
    <w:p w14:paraId="08AB1F29" w14:textId="77777777" w:rsidR="000C6034" w:rsidRDefault="000C6034" w:rsidP="000C6034">
      <w:pPr>
        <w:pStyle w:val="Default"/>
        <w:jc w:val="both"/>
        <w:rPr>
          <w:rFonts w:asciiTheme="minorHAnsi" w:hAnsiTheme="minorHAnsi" w:cstheme="minorHAnsi"/>
          <w:b/>
          <w:bCs/>
          <w:color w:val="365F91" w:themeColor="accent1" w:themeShade="BF"/>
        </w:rPr>
      </w:pPr>
    </w:p>
    <w:p w14:paraId="27D72317" w14:textId="007456C6" w:rsidR="000C6034" w:rsidRPr="00744090" w:rsidRDefault="000C6034" w:rsidP="00EE25F3">
      <w:pPr>
        <w:pStyle w:val="Default"/>
        <w:numPr>
          <w:ilvl w:val="1"/>
          <w:numId w:val="13"/>
        </w:numPr>
        <w:jc w:val="both"/>
        <w:rPr>
          <w:rFonts w:asciiTheme="minorHAnsi" w:hAnsiTheme="minorHAnsi" w:cstheme="minorHAnsi"/>
          <w:b/>
          <w:bCs/>
          <w:color w:val="F77F00"/>
        </w:rPr>
      </w:pPr>
      <w:r>
        <w:rPr>
          <w:rFonts w:asciiTheme="minorHAnsi" w:hAnsiTheme="minorHAnsi" w:cstheme="minorHAnsi"/>
          <w:b/>
          <w:bCs/>
          <w:color w:val="F77F00"/>
        </w:rPr>
        <w:t>Définition</w:t>
      </w:r>
    </w:p>
    <w:p w14:paraId="0369EFDE" w14:textId="77777777" w:rsidR="000C6034" w:rsidRDefault="000C6034" w:rsidP="000C6034">
      <w:pPr>
        <w:pStyle w:val="Default"/>
        <w:jc w:val="both"/>
        <w:rPr>
          <w:rFonts w:asciiTheme="minorHAnsi" w:hAnsiTheme="minorHAnsi" w:cstheme="minorHAnsi"/>
          <w:b/>
          <w:bCs/>
          <w:color w:val="365F91" w:themeColor="accent1" w:themeShade="BF"/>
        </w:rPr>
      </w:pPr>
    </w:p>
    <w:p w14:paraId="1223C835" w14:textId="77777777" w:rsidR="000C6034"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On entend par cas de force majeur, tout acte imprévisible ou irrésistible échappant au contrôle de l’une des parties, qui entraîne l’impossibilité absolue pour qu’elle ne puisse encourir aucune sanction.</w:t>
      </w:r>
    </w:p>
    <w:p w14:paraId="01C44158" w14:textId="77777777" w:rsidR="000C6034" w:rsidRDefault="000C6034" w:rsidP="000C6034">
      <w:pPr>
        <w:pStyle w:val="Default"/>
        <w:jc w:val="both"/>
        <w:rPr>
          <w:rFonts w:asciiTheme="minorHAnsi" w:hAnsiTheme="minorHAnsi" w:cstheme="minorHAnsi"/>
          <w:bCs/>
          <w:color w:val="auto"/>
        </w:rPr>
      </w:pPr>
    </w:p>
    <w:p w14:paraId="610B8743" w14:textId="77777777" w:rsidR="000C6034"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Tout événement indépendant de la volonté de AT225 et ayant pour conséquence un disfonctionnement de ses services tel que notamment guerre, acte de guerre, inondation, incendie, conflits sociaux, blocus, ainsi que les interruptions des transports est défini comme un cas de force majeure. La survenance d’un tel événement a pour effet de suspendre toutes les obligations mises à la charge de AT225.</w:t>
      </w:r>
    </w:p>
    <w:p w14:paraId="1250FB53" w14:textId="77777777" w:rsidR="000C6034" w:rsidRDefault="000C6034" w:rsidP="000C6034">
      <w:pPr>
        <w:pStyle w:val="Default"/>
        <w:jc w:val="both"/>
        <w:rPr>
          <w:rFonts w:asciiTheme="minorHAnsi" w:hAnsiTheme="minorHAnsi" w:cstheme="minorHAnsi"/>
          <w:bCs/>
          <w:color w:val="auto"/>
        </w:rPr>
      </w:pPr>
    </w:p>
    <w:p w14:paraId="47C64B6F" w14:textId="18B39485" w:rsidR="000C6034" w:rsidRPr="00744090" w:rsidRDefault="000C6034" w:rsidP="00EE25F3">
      <w:pPr>
        <w:pStyle w:val="Default"/>
        <w:numPr>
          <w:ilvl w:val="1"/>
          <w:numId w:val="13"/>
        </w:numPr>
        <w:jc w:val="both"/>
        <w:rPr>
          <w:rFonts w:asciiTheme="minorHAnsi" w:hAnsiTheme="minorHAnsi" w:cstheme="minorHAnsi"/>
          <w:b/>
          <w:bCs/>
          <w:color w:val="F77F00"/>
        </w:rPr>
      </w:pPr>
      <w:r>
        <w:rPr>
          <w:rFonts w:asciiTheme="minorHAnsi" w:hAnsiTheme="minorHAnsi" w:cstheme="minorHAnsi"/>
          <w:b/>
          <w:bCs/>
          <w:color w:val="F77F00"/>
        </w:rPr>
        <w:t>Mise en œuvre</w:t>
      </w:r>
    </w:p>
    <w:p w14:paraId="1D48C894" w14:textId="77777777" w:rsidR="000C6034" w:rsidRDefault="000C6034" w:rsidP="000C6034">
      <w:pPr>
        <w:pStyle w:val="Default"/>
        <w:jc w:val="both"/>
        <w:rPr>
          <w:rFonts w:asciiTheme="minorHAnsi" w:hAnsiTheme="minorHAnsi" w:cstheme="minorHAnsi"/>
          <w:b/>
          <w:bCs/>
          <w:color w:val="365F91" w:themeColor="accent1" w:themeShade="BF"/>
        </w:rPr>
      </w:pPr>
    </w:p>
    <w:p w14:paraId="0C4394C9" w14:textId="77777777" w:rsidR="000C6034"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La Partie qui invoque un cas de force majeure doit le notifier à l’autre dans les meilleurs délais suivant la survenance en fournissant toutes les informations circonstanciées utiles s’y rapportant.</w:t>
      </w:r>
    </w:p>
    <w:p w14:paraId="17AF8D48" w14:textId="77777777" w:rsidR="000C6034" w:rsidRDefault="000C6034" w:rsidP="000C6034">
      <w:pPr>
        <w:pStyle w:val="Default"/>
        <w:jc w:val="both"/>
        <w:rPr>
          <w:rFonts w:asciiTheme="minorHAnsi" w:hAnsiTheme="minorHAnsi" w:cstheme="minorHAnsi"/>
          <w:bCs/>
          <w:color w:val="auto"/>
        </w:rPr>
      </w:pPr>
    </w:p>
    <w:p w14:paraId="44CBC7B7" w14:textId="77777777" w:rsidR="000C6034" w:rsidRPr="00422234"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Dans tous les cas la partie concernée doit prendre toutes les dispositions utiles pour assurer, dans les plus brefs délais, la reprise normale de l’exécution des obligations affectées par le cas de force majeure.</w:t>
      </w:r>
    </w:p>
    <w:p w14:paraId="58B99909" w14:textId="77777777" w:rsidR="000C6034" w:rsidRDefault="000C6034" w:rsidP="000C6034">
      <w:pPr>
        <w:pStyle w:val="Default"/>
        <w:jc w:val="both"/>
        <w:rPr>
          <w:rFonts w:asciiTheme="minorHAnsi" w:hAnsiTheme="minorHAnsi" w:cstheme="minorHAnsi"/>
          <w:color w:val="auto"/>
        </w:rPr>
      </w:pPr>
    </w:p>
    <w:p w14:paraId="6330DB23" w14:textId="77777777" w:rsidR="000C6034" w:rsidRDefault="000C6034" w:rsidP="000C6034">
      <w:pPr>
        <w:pStyle w:val="Default"/>
        <w:jc w:val="both"/>
        <w:rPr>
          <w:rFonts w:asciiTheme="minorHAnsi" w:hAnsiTheme="minorHAnsi" w:cstheme="minorHAnsi"/>
          <w:color w:val="auto"/>
        </w:rPr>
      </w:pPr>
    </w:p>
    <w:p w14:paraId="6453CAFE" w14:textId="1B2C59F9" w:rsidR="000C6034" w:rsidRPr="00301FF4" w:rsidRDefault="000C6034" w:rsidP="00301FF4">
      <w:pPr>
        <w:pStyle w:val="Paragraphedeliste"/>
        <w:numPr>
          <w:ilvl w:val="0"/>
          <w:numId w:val="13"/>
        </w:numPr>
        <w:jc w:val="both"/>
        <w:rPr>
          <w:rFonts w:asciiTheme="minorHAnsi" w:hAnsiTheme="minorHAnsi" w:cstheme="minorHAnsi"/>
          <w:b/>
          <w:bCs/>
          <w:color w:val="365F91" w:themeColor="accent1" w:themeShade="BF"/>
        </w:rPr>
      </w:pPr>
      <w:r>
        <w:rPr>
          <w:rFonts w:asciiTheme="minorHAnsi" w:hAnsiTheme="minorHAnsi" w:cs="Calibri"/>
          <w:b/>
          <w:color w:val="009E60"/>
        </w:rPr>
        <w:t>ARTICLE 9 – NON-SOLLICITATION DU PERSONNEL</w:t>
      </w:r>
    </w:p>
    <w:p w14:paraId="7D9F6715" w14:textId="77777777" w:rsidR="000C6034" w:rsidRDefault="000C6034" w:rsidP="000C6034">
      <w:pPr>
        <w:pStyle w:val="Default"/>
        <w:jc w:val="both"/>
        <w:rPr>
          <w:rFonts w:asciiTheme="minorHAnsi" w:hAnsiTheme="minorHAnsi" w:cstheme="minorHAnsi"/>
          <w:b/>
          <w:bCs/>
          <w:color w:val="365F91" w:themeColor="accent1" w:themeShade="BF"/>
        </w:rPr>
      </w:pPr>
    </w:p>
    <w:p w14:paraId="674297A6" w14:textId="2FCB6F15" w:rsidR="000C6034" w:rsidRPr="00744090" w:rsidRDefault="000C6034" w:rsidP="00EE25F3">
      <w:pPr>
        <w:pStyle w:val="Default"/>
        <w:numPr>
          <w:ilvl w:val="1"/>
          <w:numId w:val="13"/>
        </w:numPr>
        <w:jc w:val="both"/>
        <w:rPr>
          <w:rFonts w:asciiTheme="minorHAnsi" w:hAnsiTheme="minorHAnsi" w:cstheme="minorHAnsi"/>
          <w:b/>
          <w:bCs/>
          <w:color w:val="F77F00"/>
        </w:rPr>
      </w:pPr>
      <w:r>
        <w:rPr>
          <w:rFonts w:asciiTheme="minorHAnsi" w:hAnsiTheme="minorHAnsi" w:cstheme="minorHAnsi"/>
          <w:b/>
          <w:bCs/>
          <w:color w:val="F77F00"/>
        </w:rPr>
        <w:t>Règle</w:t>
      </w:r>
    </w:p>
    <w:p w14:paraId="00C0A170" w14:textId="77777777" w:rsidR="000C6034" w:rsidRDefault="000C6034" w:rsidP="000C6034">
      <w:pPr>
        <w:pStyle w:val="Default"/>
        <w:jc w:val="both"/>
        <w:rPr>
          <w:rFonts w:asciiTheme="minorHAnsi" w:hAnsiTheme="minorHAnsi" w:cstheme="minorHAnsi"/>
          <w:color w:val="auto"/>
        </w:rPr>
      </w:pPr>
    </w:p>
    <w:p w14:paraId="17771C8A" w14:textId="5ACDB710" w:rsidR="000C6034" w:rsidRPr="003621FC" w:rsidRDefault="000C6034" w:rsidP="00594404">
      <w:pPr>
        <w:pStyle w:val="Default"/>
        <w:jc w:val="both"/>
        <w:rPr>
          <w:rFonts w:asciiTheme="minorHAnsi" w:hAnsiTheme="minorHAnsi" w:cstheme="minorHAnsi"/>
          <w:b/>
          <w:bCs/>
          <w:lang w:val="fr-FR"/>
        </w:rPr>
      </w:pPr>
      <w:r>
        <w:rPr>
          <w:rFonts w:asciiTheme="minorHAnsi" w:hAnsiTheme="minorHAnsi" w:cstheme="minorHAnsi"/>
          <w:color w:val="auto"/>
        </w:rPr>
        <w:t>Pendant toute la durée de la Mission et dans les douze (12) mois qui suivent sa cessation, le Client s’interdit strictement, sauf autorisation écrite et préalable de AT225, de recruter directement ou indirectement, par lui-même ou par un tiers, tout intervenant l’ayant servi, même dans l’hypothèse où la sollicitation serait à l’initiative dudit intervenant.</w:t>
      </w:r>
    </w:p>
    <w:p w14:paraId="4FB986B5" w14:textId="77777777" w:rsidR="00BA2C52" w:rsidRDefault="00BA2C52" w:rsidP="00BA2C52">
      <w:pPr>
        <w:pStyle w:val="Default"/>
        <w:jc w:val="both"/>
        <w:rPr>
          <w:rFonts w:asciiTheme="minorHAnsi" w:hAnsiTheme="minorHAnsi" w:cstheme="minorHAnsi"/>
          <w:color w:val="auto"/>
        </w:rPr>
      </w:pPr>
    </w:p>
    <w:p w14:paraId="1D1F8E88" w14:textId="06F48F29" w:rsidR="00BA2C52" w:rsidRPr="00744090" w:rsidRDefault="00BA2C52" w:rsidP="00BA2C52">
      <w:pPr>
        <w:pStyle w:val="Default"/>
        <w:numPr>
          <w:ilvl w:val="1"/>
          <w:numId w:val="13"/>
        </w:numPr>
        <w:jc w:val="both"/>
        <w:rPr>
          <w:rFonts w:asciiTheme="minorHAnsi" w:hAnsiTheme="minorHAnsi" w:cstheme="minorHAnsi"/>
          <w:b/>
          <w:bCs/>
          <w:color w:val="F77F00"/>
        </w:rPr>
      </w:pPr>
      <w:r>
        <w:rPr>
          <w:rFonts w:asciiTheme="minorHAnsi" w:hAnsiTheme="minorHAnsi" w:cstheme="minorHAnsi"/>
          <w:b/>
          <w:bCs/>
          <w:color w:val="F77F00"/>
        </w:rPr>
        <w:t>Violation de la règle</w:t>
      </w:r>
    </w:p>
    <w:p w14:paraId="5EABBC90" w14:textId="77777777" w:rsidR="00BA2C52" w:rsidRDefault="00BA2C52" w:rsidP="00BA2C52">
      <w:pPr>
        <w:pStyle w:val="Default"/>
        <w:jc w:val="both"/>
        <w:rPr>
          <w:rFonts w:asciiTheme="minorHAnsi" w:hAnsiTheme="minorHAnsi" w:cstheme="minorHAnsi"/>
          <w:color w:val="auto"/>
        </w:rPr>
      </w:pPr>
    </w:p>
    <w:p w14:paraId="1B71A25A" w14:textId="0621FCBF" w:rsidR="00BA2C52" w:rsidRPr="00BA2C52" w:rsidRDefault="00BA2C52" w:rsidP="00BA2C52">
      <w:pPr>
        <w:pStyle w:val="Default"/>
        <w:jc w:val="both"/>
        <w:rPr>
          <w:rFonts w:asciiTheme="minorHAnsi" w:hAnsiTheme="minorHAnsi" w:cstheme="minorHAnsi"/>
          <w:color w:val="auto"/>
        </w:rPr>
      </w:pPr>
      <w:r>
        <w:rPr>
          <w:rFonts w:asciiTheme="minorHAnsi" w:hAnsiTheme="minorHAnsi" w:cstheme="minorHAnsi"/>
          <w:color w:val="auto"/>
        </w:rPr>
        <w:t>En cas de violation de cette disposition, c’est-à-dire de recrutement directement ou indirectement, par l’intermédiaire d’un tiers pour le compte du Client, celui-ci paiera à AT225, une indemnité équivalente à 12</w:t>
      </w:r>
      <w:r>
        <w:rPr>
          <w:rFonts w:asciiTheme="minorHAnsi" w:hAnsiTheme="minorHAnsi" w:cstheme="minorHAnsi"/>
          <w:color w:val="FF0000"/>
        </w:rPr>
        <w:t xml:space="preserve"> </w:t>
      </w:r>
      <w:r>
        <w:rPr>
          <w:rFonts w:asciiTheme="minorHAnsi" w:hAnsiTheme="minorHAnsi" w:cstheme="minorHAnsi"/>
          <w:color w:val="auto"/>
        </w:rPr>
        <w:t>mois de rémunération au titre de l’intervenant concerné.</w:t>
      </w:r>
    </w:p>
    <w:p w14:paraId="716E0CF1" w14:textId="77777777" w:rsidR="00BA2C52" w:rsidRPr="00EE25F3" w:rsidRDefault="00BA2C52" w:rsidP="00BA2C52">
      <w:pPr>
        <w:pStyle w:val="Default"/>
        <w:jc w:val="both"/>
        <w:rPr>
          <w:rFonts w:asciiTheme="minorHAnsi" w:hAnsiTheme="minorHAnsi" w:cstheme="minorHAnsi"/>
          <w:b/>
          <w:bCs/>
          <w:color w:val="009E60"/>
        </w:rPr>
      </w:pPr>
    </w:p>
    <w:p w14:paraId="719445D4" w14:textId="563E7600" w:rsidR="00BA2C52" w:rsidRPr="00BA2C52" w:rsidRDefault="00BA2C52" w:rsidP="00BA2C52">
      <w:pPr>
        <w:pStyle w:val="Default"/>
        <w:numPr>
          <w:ilvl w:val="0"/>
          <w:numId w:val="13"/>
        </w:numPr>
        <w:jc w:val="both"/>
        <w:rPr>
          <w:rFonts w:asciiTheme="minorHAnsi" w:hAnsiTheme="minorHAnsi" w:cstheme="minorHAnsi"/>
          <w:b/>
          <w:bCs/>
          <w:color w:val="009E60"/>
          <w:lang w:val="fr-FR"/>
        </w:rPr>
      </w:pPr>
      <w:r>
        <w:rPr>
          <w:rFonts w:asciiTheme="minorHAnsi" w:hAnsiTheme="minorHAnsi" w:cstheme="minorHAnsi"/>
          <w:b/>
          <w:bCs/>
          <w:color w:val="009E60"/>
          <w:lang w:val="fr-FR"/>
        </w:rPr>
        <w:t>ARTICLE 10 – PRISE D’EFFET &amp; DUREE DE CONTRAT</w:t>
      </w:r>
    </w:p>
    <w:p w14:paraId="3FAFAB8E" w14:textId="77777777" w:rsidR="00BA2C52" w:rsidRDefault="00BA2C52" w:rsidP="00BA2C52">
      <w:pPr>
        <w:pStyle w:val="Default"/>
        <w:jc w:val="both"/>
        <w:rPr>
          <w:rFonts w:asciiTheme="minorHAnsi" w:hAnsiTheme="minorHAnsi" w:cstheme="minorHAnsi"/>
          <w:b/>
          <w:bCs/>
          <w:color w:val="365F91" w:themeColor="accent1" w:themeShade="BF"/>
        </w:rPr>
      </w:pPr>
    </w:p>
    <w:p w14:paraId="5155437F" w14:textId="77777777" w:rsidR="00BA2C52" w:rsidRDefault="00BA2C52" w:rsidP="00BA2C52">
      <w:pPr>
        <w:pStyle w:val="Default"/>
        <w:jc w:val="both"/>
        <w:rPr>
          <w:rFonts w:asciiTheme="minorHAnsi" w:hAnsiTheme="minorHAnsi" w:cstheme="minorHAnsi"/>
          <w:color w:val="auto"/>
        </w:rPr>
      </w:pPr>
      <w:r>
        <w:rPr>
          <w:rFonts w:asciiTheme="minorHAnsi" w:hAnsiTheme="minorHAnsi" w:cstheme="minorHAnsi"/>
          <w:color w:val="auto"/>
        </w:rPr>
        <w:t xml:space="preserve">Le présent Contrat est conclu pour une durée de </w:t>
      </w:r>
      <w:r>
        <w:rPr>
          <w:rFonts w:asciiTheme="minorHAnsi" w:hAnsiTheme="minorHAnsi" w:cstheme="minorHAnsi"/>
          <w:color w:val="EE0000"/>
        </w:rPr>
        <w:t xml:space="preserve">[à compléter] </w:t>
      </w:r>
      <w:r>
        <w:rPr>
          <w:rFonts w:asciiTheme="minorHAnsi" w:hAnsiTheme="minorHAnsi" w:cstheme="minorHAnsi"/>
          <w:color w:val="auto"/>
        </w:rPr>
        <w:t xml:space="preserve">prenant effet à compter du </w:t>
      </w:r>
      <w:r>
        <w:rPr>
          <w:rFonts w:asciiTheme="minorHAnsi" w:hAnsiTheme="minorHAnsi" w:cstheme="minorHAnsi"/>
          <w:color w:val="EE0000"/>
        </w:rPr>
        <w:t xml:space="preserve">[à compléter] </w:t>
      </w:r>
      <w:r>
        <w:rPr>
          <w:rFonts w:asciiTheme="minorHAnsi" w:hAnsiTheme="minorHAnsi" w:cstheme="minorHAnsi"/>
          <w:color w:val="auto"/>
        </w:rPr>
        <w:t xml:space="preserve">jusqu’au </w:t>
      </w:r>
      <w:r>
        <w:rPr>
          <w:rFonts w:asciiTheme="minorHAnsi" w:hAnsiTheme="minorHAnsi" w:cstheme="minorHAnsi"/>
          <w:color w:val="EE0000"/>
        </w:rPr>
        <w:t>[à compléter]</w:t>
      </w:r>
      <w:r>
        <w:rPr>
          <w:rFonts w:asciiTheme="minorHAnsi" w:hAnsiTheme="minorHAnsi" w:cstheme="minorHAnsi"/>
          <w:color w:val="548DD4" w:themeColor="text2" w:themeTint="99"/>
        </w:rPr>
        <w:t xml:space="preserve">. </w:t>
      </w:r>
    </w:p>
    <w:p w14:paraId="4F0B41F7" w14:textId="77777777" w:rsidR="00BA2C52" w:rsidRDefault="00BA2C52" w:rsidP="00BA2C52">
      <w:pPr>
        <w:pStyle w:val="Default"/>
        <w:jc w:val="both"/>
        <w:rPr>
          <w:rFonts w:asciiTheme="minorHAnsi" w:hAnsiTheme="minorHAnsi" w:cstheme="minorHAnsi"/>
          <w:color w:val="auto"/>
        </w:rPr>
      </w:pPr>
    </w:p>
    <w:p w14:paraId="6278A25C" w14:textId="194416FC" w:rsidR="00744090" w:rsidRPr="00C552F3" w:rsidRDefault="00BA2C52" w:rsidP="00BA2C52">
      <w:pPr>
        <w:pStyle w:val="Default"/>
        <w:jc w:val="both"/>
        <w:rPr>
          <w:rFonts w:asciiTheme="minorHAnsi" w:hAnsiTheme="minorHAnsi" w:cstheme="minorHAnsi"/>
          <w:color w:val="auto"/>
        </w:rPr>
      </w:pPr>
      <w:r>
        <w:rPr>
          <w:rFonts w:asciiTheme="minorHAnsi" w:hAnsiTheme="minorHAnsi" w:cstheme="minorHAnsi"/>
          <w:color w:val="auto"/>
        </w:rPr>
        <w:t>Il pourra faire l’objet d’un renouvellement par la signature d’un nouveau Contrat à la fin du présent Contrat.</w:t>
      </w:r>
    </w:p>
    <w:p w14:paraId="54123CF3" w14:textId="26733914" w:rsidR="00BA2C52" w:rsidRPr="00BA2C52" w:rsidRDefault="00BA2C52" w:rsidP="00BA2C52">
      <w:pPr>
        <w:pStyle w:val="Default"/>
        <w:numPr>
          <w:ilvl w:val="0"/>
          <w:numId w:val="13"/>
        </w:numPr>
        <w:jc w:val="both"/>
        <w:rPr>
          <w:rFonts w:asciiTheme="minorHAnsi" w:hAnsiTheme="minorHAnsi" w:cstheme="minorHAnsi"/>
          <w:b/>
          <w:bCs/>
          <w:color w:val="009E60"/>
        </w:rPr>
      </w:pPr>
      <w:r>
        <w:rPr>
          <w:rFonts w:asciiTheme="minorHAnsi" w:hAnsiTheme="minorHAnsi" w:cstheme="minorHAnsi"/>
          <w:b/>
          <w:bCs/>
          <w:color w:val="009E60"/>
        </w:rPr>
        <w:lastRenderedPageBreak/>
        <w:t>ARTICLE 11 - CONFIDENTIALITE</w:t>
      </w:r>
    </w:p>
    <w:p w14:paraId="5AB9131D" w14:textId="77777777" w:rsidR="00BA2C52" w:rsidRDefault="00BA2C52" w:rsidP="00BA2C52">
      <w:pPr>
        <w:pStyle w:val="Default"/>
        <w:jc w:val="both"/>
        <w:rPr>
          <w:rFonts w:asciiTheme="minorHAnsi" w:hAnsiTheme="minorHAnsi" w:cstheme="minorHAnsi"/>
          <w:lang w:val="fr-FR"/>
        </w:rPr>
      </w:pPr>
      <w:r>
        <w:rPr>
          <w:rFonts w:asciiTheme="minorHAnsi" w:hAnsiTheme="minorHAnsi" w:cstheme="minorHAnsi"/>
          <w:lang w:val="fr-FR"/>
        </w:rPr>
        <w:t>AT225 et l’ensemble de ses intervenants ont l’obligation de ne pas divulguer les informations auxquelles ils auront pu avoir accès dans le cadre de l’exécution de leur intervention. Ils sont tenus contractuellement au secret professionnel.</w:t>
      </w:r>
    </w:p>
    <w:p w14:paraId="091F1B67" w14:textId="77777777" w:rsidR="00BA2C52" w:rsidRDefault="00BA2C52" w:rsidP="00BA2C52">
      <w:pPr>
        <w:pStyle w:val="Default"/>
        <w:jc w:val="both"/>
        <w:rPr>
          <w:rFonts w:asciiTheme="minorHAnsi" w:hAnsiTheme="minorHAnsi" w:cstheme="minorHAnsi"/>
          <w:lang w:val="fr-FR"/>
        </w:rPr>
      </w:pPr>
    </w:p>
    <w:p w14:paraId="096AE60F" w14:textId="77777777" w:rsidR="00BA2C52" w:rsidRDefault="00BA2C52" w:rsidP="00BA2C52">
      <w:pPr>
        <w:pStyle w:val="Default"/>
        <w:jc w:val="both"/>
        <w:rPr>
          <w:rFonts w:asciiTheme="minorHAnsi" w:hAnsiTheme="minorHAnsi" w:cstheme="minorHAnsi"/>
          <w:lang w:val="fr-FR"/>
        </w:rPr>
      </w:pPr>
      <w:r>
        <w:rPr>
          <w:rFonts w:asciiTheme="minorHAnsi" w:hAnsiTheme="minorHAnsi" w:cstheme="minorHAnsi"/>
          <w:lang w:val="fr-FR"/>
        </w:rPr>
        <w:t>Le Prestataire et ses intervenants s’engagent en ce qui concerne les informations qu’ils reçoivent du Client à titre confidentiel (ci-après dénommées la ou les « Information(s) Confidentielle(s) ») :</w:t>
      </w:r>
    </w:p>
    <w:p w14:paraId="6508844B" w14:textId="77777777" w:rsidR="00BA2C52" w:rsidRPr="00A6747E" w:rsidRDefault="00BA2C52" w:rsidP="00BA2C52">
      <w:pPr>
        <w:pStyle w:val="Default"/>
        <w:jc w:val="both"/>
        <w:rPr>
          <w:rFonts w:asciiTheme="minorHAnsi" w:hAnsiTheme="minorHAnsi" w:cstheme="minorHAnsi"/>
          <w:lang w:val="fr-FR"/>
        </w:rPr>
      </w:pPr>
    </w:p>
    <w:p w14:paraId="12C82FF4" w14:textId="77777777" w:rsidR="00BA2C52"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 les garder et les traiter avec le degré de protection adéquat ;</w:t>
      </w:r>
    </w:p>
    <w:p w14:paraId="24E45D0A" w14:textId="77777777" w:rsidR="00BA2C52" w:rsidRDefault="00BA2C52" w:rsidP="00BA2C52">
      <w:pPr>
        <w:pStyle w:val="Default"/>
        <w:ind w:left="720"/>
        <w:jc w:val="both"/>
        <w:rPr>
          <w:rFonts w:asciiTheme="minorHAnsi" w:hAnsiTheme="minorHAnsi" w:cstheme="minorHAnsi"/>
          <w:lang w:val="fr-FR"/>
        </w:rPr>
      </w:pPr>
    </w:p>
    <w:p w14:paraId="67D2015A" w14:textId="77777777" w:rsidR="00BA2C52"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 ne pas les divulguer à un tiers, que ce dernier lui soit apparenté, affilié ou non ;</w:t>
      </w:r>
    </w:p>
    <w:p w14:paraId="7E8AC6CA" w14:textId="77777777" w:rsidR="00BA2C52" w:rsidRDefault="00BA2C52" w:rsidP="00BA2C52">
      <w:pPr>
        <w:pStyle w:val="Paragraphedeliste"/>
        <w:rPr>
          <w:rFonts w:asciiTheme="minorHAnsi" w:hAnsiTheme="minorHAnsi" w:cstheme="minorHAnsi"/>
        </w:rPr>
      </w:pPr>
    </w:p>
    <w:p w14:paraId="2CF91F35" w14:textId="77777777" w:rsidR="00BA2C52"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 ne pas permettre ni faciliter, sauf autorisation préalable et écrite du Client, la publication ou la diffusion de telles Informations Confidentielles ;</w:t>
      </w:r>
    </w:p>
    <w:p w14:paraId="6C2EF66A" w14:textId="77777777" w:rsidR="00BA2C52" w:rsidRDefault="00BA2C52" w:rsidP="00BA2C52">
      <w:pPr>
        <w:pStyle w:val="Paragraphedeliste"/>
        <w:rPr>
          <w:rFonts w:asciiTheme="minorHAnsi" w:hAnsiTheme="minorHAnsi" w:cstheme="minorHAnsi"/>
        </w:rPr>
      </w:pPr>
    </w:p>
    <w:p w14:paraId="60B02942" w14:textId="77777777" w:rsidR="00BA2C52"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 retourner au Client, sur demande de ce dernier, toute Information Confidentielle reçue sous une forme tangible et de n’en garder aucune copie ou reproduction, à l’exception d’une copie strictement nécessaire au titre de ses obligations comptables ou fiscales.</w:t>
      </w:r>
    </w:p>
    <w:p w14:paraId="612BA06B" w14:textId="77777777" w:rsidR="00BA2C52" w:rsidRDefault="00BA2C52" w:rsidP="00BA2C52">
      <w:pPr>
        <w:pStyle w:val="Paragraphedeliste"/>
        <w:rPr>
          <w:rFonts w:asciiTheme="minorHAnsi" w:hAnsiTheme="minorHAnsi" w:cstheme="minorHAnsi"/>
        </w:rPr>
      </w:pPr>
    </w:p>
    <w:p w14:paraId="61B601BC" w14:textId="77777777" w:rsidR="00BA2C52" w:rsidRDefault="00BA2C52" w:rsidP="00BA2C52">
      <w:pPr>
        <w:pStyle w:val="Default"/>
        <w:jc w:val="both"/>
        <w:rPr>
          <w:rFonts w:asciiTheme="minorHAnsi" w:hAnsiTheme="minorHAnsi" w:cstheme="minorHAnsi"/>
          <w:lang w:val="fr-FR"/>
        </w:rPr>
      </w:pPr>
      <w:r>
        <w:rPr>
          <w:rFonts w:asciiTheme="minorHAnsi" w:hAnsiTheme="minorHAnsi" w:cstheme="minorHAnsi"/>
          <w:lang w:val="fr-FR"/>
        </w:rPr>
        <w:t>Cependant, ne constituent pas des Informations Confidentielles, les informations qui :</w:t>
      </w:r>
    </w:p>
    <w:p w14:paraId="1E6D7379" w14:textId="77777777" w:rsidR="00BA2C52" w:rsidRDefault="00BA2C52" w:rsidP="00BA2C52">
      <w:pPr>
        <w:pStyle w:val="Paragraphedeliste"/>
        <w:rPr>
          <w:rFonts w:asciiTheme="minorHAnsi" w:hAnsiTheme="minorHAnsi" w:cstheme="minorHAnsi"/>
        </w:rPr>
      </w:pPr>
    </w:p>
    <w:p w14:paraId="67F3AB31" w14:textId="77777777" w:rsidR="00BA2C52"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Etaient déjà dans le domaine public au moment de leur communication à AT225 et/ou ;</w:t>
      </w:r>
    </w:p>
    <w:p w14:paraId="09FB6686" w14:textId="77777777" w:rsidR="00BA2C52"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Etaient connues par AT225 antérieurement à leur communication et/ou ;</w:t>
      </w:r>
    </w:p>
    <w:p w14:paraId="0C98CF7E" w14:textId="77777777" w:rsidR="00BA2C52" w:rsidRDefault="00BA2C52" w:rsidP="00BA2C52">
      <w:pPr>
        <w:pStyle w:val="Default"/>
        <w:ind w:left="720"/>
        <w:jc w:val="both"/>
        <w:rPr>
          <w:rFonts w:asciiTheme="minorHAnsi" w:hAnsiTheme="minorHAnsi" w:cstheme="minorHAnsi"/>
          <w:lang w:val="fr-FR"/>
        </w:rPr>
      </w:pPr>
    </w:p>
    <w:p w14:paraId="5D5CB9B6" w14:textId="77777777" w:rsidR="00BA2C52" w:rsidRPr="00BA13E7"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Sont tombées dans le domaine public après leur communication a AT225, sans manquement de celui-ci à l’accord.</w:t>
      </w:r>
    </w:p>
    <w:p w14:paraId="494D6A03" w14:textId="77777777" w:rsidR="00BA2C52" w:rsidRPr="00A6747E" w:rsidRDefault="00BA2C52" w:rsidP="00BA2C52">
      <w:pPr>
        <w:pStyle w:val="Default"/>
        <w:jc w:val="both"/>
        <w:rPr>
          <w:rFonts w:asciiTheme="minorHAnsi" w:hAnsiTheme="minorHAnsi" w:cstheme="minorHAnsi"/>
          <w:lang w:val="fr-FR"/>
        </w:rPr>
      </w:pPr>
    </w:p>
    <w:p w14:paraId="39E8C856" w14:textId="77777777" w:rsidR="00BA2C52" w:rsidRPr="00A6747E" w:rsidRDefault="00BA2C52" w:rsidP="00BA2C52">
      <w:pPr>
        <w:pStyle w:val="Default"/>
        <w:jc w:val="both"/>
        <w:rPr>
          <w:rFonts w:asciiTheme="minorHAnsi" w:hAnsiTheme="minorHAnsi" w:cstheme="minorHAnsi"/>
          <w:lang w:val="fr-FR"/>
        </w:rPr>
      </w:pPr>
      <w:r>
        <w:rPr>
          <w:rFonts w:asciiTheme="minorHAnsi" w:hAnsiTheme="minorHAnsi" w:cstheme="minorHAnsi"/>
          <w:lang w:val="fr-FR"/>
        </w:rPr>
        <w:t>AT225 s’engage en outre à ne faire usage des Informations Confidentielles qu’il aurait recueillies dans le cadre de la collaboration instituée par le présent Accord, que pour la stricte exécution de ses obligations au titre de celui-ci.</w:t>
      </w:r>
    </w:p>
    <w:p w14:paraId="325A5D84" w14:textId="77777777" w:rsidR="00BA2C52" w:rsidRDefault="00BA2C52" w:rsidP="00BA2C52">
      <w:pPr>
        <w:pStyle w:val="Default"/>
        <w:jc w:val="both"/>
        <w:rPr>
          <w:rFonts w:asciiTheme="minorHAnsi" w:hAnsiTheme="minorHAnsi" w:cstheme="minorHAnsi"/>
          <w:b/>
          <w:bCs/>
          <w:color w:val="009E60"/>
        </w:rPr>
      </w:pPr>
    </w:p>
    <w:p w14:paraId="22774FA7" w14:textId="5FE7B1CD" w:rsidR="00BA2C52" w:rsidRDefault="00BA2C52" w:rsidP="00BA2C52">
      <w:pPr>
        <w:pStyle w:val="Default"/>
        <w:numPr>
          <w:ilvl w:val="0"/>
          <w:numId w:val="13"/>
        </w:numPr>
        <w:jc w:val="both"/>
        <w:rPr>
          <w:rFonts w:asciiTheme="minorHAnsi" w:hAnsiTheme="minorHAnsi" w:cstheme="minorHAnsi"/>
          <w:b/>
          <w:bCs/>
          <w:color w:val="009E60"/>
        </w:rPr>
      </w:pPr>
      <w:r>
        <w:rPr>
          <w:rFonts w:asciiTheme="minorHAnsi" w:hAnsiTheme="minorHAnsi" w:cstheme="minorHAnsi"/>
          <w:b/>
          <w:bCs/>
          <w:color w:val="009E60"/>
        </w:rPr>
        <w:t>ARTICLE 12 – PROPRIETE DES RAPPORTS ET RESULTATS</w:t>
      </w:r>
    </w:p>
    <w:p w14:paraId="27CA7176" w14:textId="77777777" w:rsidR="00BA2C52" w:rsidRDefault="00BA2C52" w:rsidP="00BA2C52">
      <w:pPr>
        <w:pStyle w:val="Default"/>
        <w:jc w:val="both"/>
        <w:rPr>
          <w:rFonts w:asciiTheme="minorHAnsi" w:hAnsiTheme="minorHAnsi" w:cstheme="minorHAnsi"/>
          <w:b/>
          <w:bCs/>
          <w:color w:val="009E60"/>
        </w:rPr>
      </w:pPr>
    </w:p>
    <w:p w14:paraId="1C6F73FE" w14:textId="77777777" w:rsidR="00BA2C52" w:rsidRPr="00A6747E" w:rsidRDefault="00BA2C52" w:rsidP="00BA2C52">
      <w:pPr>
        <w:pStyle w:val="Default"/>
        <w:jc w:val="both"/>
        <w:rPr>
          <w:rFonts w:asciiTheme="minorHAnsi" w:hAnsiTheme="minorHAnsi" w:cstheme="minorHAnsi"/>
          <w:lang w:val="fr-FR"/>
        </w:rPr>
      </w:pPr>
      <w:r>
        <w:rPr>
          <w:rFonts w:asciiTheme="minorHAnsi" w:hAnsiTheme="minorHAnsi" w:cstheme="minorHAnsi"/>
          <w:lang w:val="fr-FR"/>
        </w:rPr>
        <w:t>L’ensemble des Rapports, documents, études et recherches réalisés dans le cadre de la Mission par AT225, seront la propriété exclusive du Client qui pourra en disposer librement.</w:t>
      </w:r>
    </w:p>
    <w:p w14:paraId="7AC18C9E" w14:textId="77777777" w:rsidR="00BA2C52" w:rsidRPr="00125AB8" w:rsidRDefault="00BA2C52" w:rsidP="00BA2C52">
      <w:pPr>
        <w:pStyle w:val="Default"/>
        <w:jc w:val="both"/>
        <w:rPr>
          <w:rFonts w:asciiTheme="minorHAnsi" w:hAnsiTheme="minorHAnsi" w:cstheme="minorHAnsi"/>
        </w:rPr>
      </w:pPr>
    </w:p>
    <w:p w14:paraId="6E3C9630" w14:textId="77777777" w:rsidR="00BA2C52" w:rsidRPr="00231EE2" w:rsidRDefault="00BA2C52" w:rsidP="00BA2C52">
      <w:pPr>
        <w:pStyle w:val="Default"/>
        <w:jc w:val="both"/>
        <w:rPr>
          <w:rFonts w:asciiTheme="minorHAnsi" w:hAnsiTheme="minorHAnsi" w:cstheme="minorHAnsi"/>
        </w:rPr>
      </w:pPr>
      <w:r>
        <w:rPr>
          <w:rFonts w:asciiTheme="minorHAnsi" w:hAnsiTheme="minorHAnsi" w:cstheme="minorHAnsi"/>
        </w:rPr>
        <w:t>A l’issue des travaux, le Prestataire remettra au Client l’ensemble des documents en sa possession relatifs auxdits travaux, et n’en conservera aucune copie, sous quelque forme que ce soit. Plus généralement le Prestataire remettra à la fin des travaux au Client l’ensemble du matériel qui lui aurait été confié par le Client dans le cadre de l’exécution de sa prestation.</w:t>
      </w:r>
    </w:p>
    <w:p w14:paraId="255A94F8" w14:textId="77777777" w:rsidR="00BA2C52" w:rsidRDefault="00BA2C52" w:rsidP="00BA2C52">
      <w:pPr>
        <w:rPr>
          <w:rFonts w:asciiTheme="minorHAnsi" w:hAnsiTheme="minorHAnsi" w:cs="Calibri"/>
          <w:b/>
          <w:color w:val="009E60"/>
        </w:rPr>
      </w:pPr>
    </w:p>
    <w:p w14:paraId="1F11A65E" w14:textId="5E729AE9" w:rsidR="00BA2C52" w:rsidRPr="00BA2C52" w:rsidRDefault="00BA2C52" w:rsidP="00BA2C52">
      <w:pPr>
        <w:pStyle w:val="Paragraphedeliste"/>
        <w:numPr>
          <w:ilvl w:val="0"/>
          <w:numId w:val="13"/>
        </w:numPr>
        <w:rPr>
          <w:rFonts w:asciiTheme="minorHAnsi" w:hAnsiTheme="minorHAnsi" w:cs="Calibri"/>
          <w:b/>
          <w:color w:val="009E60"/>
        </w:rPr>
      </w:pPr>
      <w:r>
        <w:rPr>
          <w:rFonts w:asciiTheme="minorHAnsi" w:hAnsiTheme="minorHAnsi" w:cs="Calibri"/>
          <w:b/>
          <w:color w:val="009E60"/>
        </w:rPr>
        <w:t>ARTICLE 13 – LOI APPLICABLE ET JURIDICTION COMPETENTE</w:t>
      </w:r>
    </w:p>
    <w:p w14:paraId="03282770" w14:textId="5572145E" w:rsidR="00BA2C52" w:rsidRPr="00D672CC" w:rsidRDefault="00BA2C52" w:rsidP="00BA2C52">
      <w:pPr>
        <w:rPr>
          <w:rFonts w:asciiTheme="minorHAnsi" w:hAnsiTheme="minorHAnsi" w:cs="Calibri"/>
          <w:b/>
          <w:color w:val="009E60"/>
          <w:u w:val="single"/>
        </w:rPr>
      </w:pPr>
    </w:p>
    <w:p w14:paraId="367DAB83" w14:textId="77777777" w:rsidR="00BA2C52" w:rsidRPr="00D672CC" w:rsidRDefault="00BA2C52" w:rsidP="00BA2C52">
      <w:pPr>
        <w:jc w:val="both"/>
        <w:rPr>
          <w:rFonts w:asciiTheme="minorHAnsi" w:hAnsiTheme="minorHAnsi" w:cs="Calibri"/>
          <w:b/>
          <w:color w:val="009E60"/>
        </w:rPr>
      </w:pPr>
    </w:p>
    <w:p w14:paraId="0E29806F" w14:textId="0E2AF63F" w:rsidR="00BA2C52" w:rsidRPr="00BA2C52" w:rsidRDefault="00BA2C52" w:rsidP="00BA2C52">
      <w:pPr>
        <w:pStyle w:val="Paragraphedeliste"/>
        <w:numPr>
          <w:ilvl w:val="1"/>
          <w:numId w:val="13"/>
        </w:numPr>
        <w:jc w:val="both"/>
        <w:rPr>
          <w:rFonts w:asciiTheme="minorHAnsi" w:hAnsiTheme="minorHAnsi" w:cs="Calibri"/>
        </w:rPr>
      </w:pPr>
      <w:r>
        <w:rPr>
          <w:rFonts w:asciiTheme="minorHAnsi" w:hAnsiTheme="minorHAnsi" w:cs="Calibri"/>
        </w:rPr>
        <w:lastRenderedPageBreak/>
        <w:t>Le Contrat, ainsi que les droits et obligations des Parties qui y sont stipulés, seront soumis et interprétés en vertu du droit ivoirien.</w:t>
      </w:r>
    </w:p>
    <w:p w14:paraId="6930E382" w14:textId="77777777" w:rsidR="00BA2C52" w:rsidRPr="00D672CC" w:rsidRDefault="00BA2C52" w:rsidP="00BA2C52">
      <w:pPr>
        <w:jc w:val="both"/>
        <w:rPr>
          <w:rFonts w:asciiTheme="minorHAnsi" w:hAnsiTheme="minorHAnsi" w:cs="Calibri"/>
        </w:rPr>
      </w:pPr>
    </w:p>
    <w:p w14:paraId="1394F37B" w14:textId="00A9A4DC" w:rsidR="00BA2C52" w:rsidRPr="00BA2C52" w:rsidRDefault="00BA2C52" w:rsidP="00BA2C52">
      <w:pPr>
        <w:pStyle w:val="Paragraphedeliste"/>
        <w:numPr>
          <w:ilvl w:val="1"/>
          <w:numId w:val="13"/>
        </w:numPr>
        <w:jc w:val="both"/>
        <w:rPr>
          <w:rFonts w:asciiTheme="minorHAnsi" w:hAnsiTheme="minorHAnsi" w:cs="Calibri"/>
        </w:rPr>
      </w:pPr>
      <w:r>
        <w:rPr>
          <w:rFonts w:asciiTheme="minorHAnsi" w:hAnsiTheme="minorHAnsi" w:cs="Calibri"/>
        </w:rPr>
        <w:t>En cas de litige relatif tant à l’interprétation qu’à l’exécution du Contrat, les Parties s’efforcent de résoudre tout différent à l’amiable. A défaut, elles attribuent compétence exclusive aux tribunaux compétents de Côte d’Ivoire, même en cas de référé, pluralité de défendeurs ou appel en garantie.</w:t>
      </w:r>
    </w:p>
    <w:p w14:paraId="544D75D2" w14:textId="77777777" w:rsidR="00BA2C52" w:rsidRPr="00D672CC" w:rsidRDefault="00BA2C52" w:rsidP="00BA2C52">
      <w:pPr>
        <w:jc w:val="both"/>
        <w:rPr>
          <w:rFonts w:asciiTheme="minorHAnsi" w:hAnsiTheme="minorHAnsi" w:cs="Calibri"/>
        </w:rPr>
      </w:pPr>
    </w:p>
    <w:p w14:paraId="3AADE5B6" w14:textId="77777777" w:rsidR="00BA2C52" w:rsidRDefault="00BA2C52" w:rsidP="00BA2C52">
      <w:pPr>
        <w:pStyle w:val="Default"/>
        <w:jc w:val="both"/>
        <w:rPr>
          <w:rFonts w:asciiTheme="minorHAnsi" w:hAnsiTheme="minorHAnsi" w:cstheme="minorHAnsi"/>
          <w:b/>
          <w:bCs/>
          <w:color w:val="009E60"/>
          <w:lang w:val="fr-FR"/>
        </w:rPr>
      </w:pPr>
    </w:p>
    <w:p w14:paraId="3C524A96" w14:textId="77777777" w:rsidR="00BA2C52" w:rsidRPr="00BA2C52" w:rsidRDefault="00BA2C52" w:rsidP="00BA2C52">
      <w:pPr>
        <w:pStyle w:val="Paragraphedeliste"/>
        <w:numPr>
          <w:ilvl w:val="0"/>
          <w:numId w:val="13"/>
        </w:numPr>
        <w:rPr>
          <w:rFonts w:asciiTheme="minorHAnsi" w:hAnsiTheme="minorHAnsi" w:cs="Calibri"/>
          <w:b/>
          <w:color w:val="009E60"/>
        </w:rPr>
      </w:pPr>
      <w:r>
        <w:rPr>
          <w:rFonts w:asciiTheme="minorHAnsi" w:hAnsiTheme="minorHAnsi" w:cs="Calibri"/>
          <w:b/>
          <w:color w:val="009E60"/>
        </w:rPr>
        <w:t xml:space="preserve">ARTICLE 14 - RESILIATION </w:t>
      </w:r>
    </w:p>
    <w:p w14:paraId="3C0443AB" w14:textId="77777777" w:rsidR="00BA2C52" w:rsidRPr="003C34EF" w:rsidRDefault="00BA2C52" w:rsidP="00BA2C52">
      <w:pPr>
        <w:rPr>
          <w:rFonts w:asciiTheme="minorHAnsi" w:hAnsiTheme="minorHAnsi" w:cs="Calibri"/>
          <w:color w:val="009E60"/>
        </w:rPr>
      </w:pPr>
    </w:p>
    <w:p w14:paraId="0AA4D589" w14:textId="2D9BA9FC" w:rsidR="00BA2C52" w:rsidRPr="00BA2C52" w:rsidRDefault="00BA2C52" w:rsidP="00BA2C52">
      <w:pPr>
        <w:pStyle w:val="Paragraphedeliste"/>
        <w:numPr>
          <w:ilvl w:val="1"/>
          <w:numId w:val="13"/>
        </w:numPr>
        <w:jc w:val="both"/>
        <w:rPr>
          <w:rFonts w:asciiTheme="minorHAnsi" w:hAnsiTheme="minorHAnsi" w:cs="Calibri"/>
        </w:rPr>
      </w:pPr>
      <w:r>
        <w:rPr>
          <w:rFonts w:asciiTheme="minorHAnsi" w:hAnsiTheme="minorHAnsi" w:cs="Calibri"/>
        </w:rPr>
        <w:t>Toute violation par l’une des Parties de ses obligations relatives au secret professionnel ou au respect de la confidentialité entrainera la résiliation immédiate et de plein droit du Contrat.</w:t>
      </w:r>
    </w:p>
    <w:p w14:paraId="70A09726" w14:textId="77777777" w:rsidR="00BA2C52" w:rsidRPr="003C34EF" w:rsidRDefault="00BA2C52" w:rsidP="00BA2C52">
      <w:pPr>
        <w:rPr>
          <w:rFonts w:asciiTheme="minorHAnsi" w:hAnsiTheme="minorHAnsi" w:cs="Calibri"/>
        </w:rPr>
      </w:pPr>
    </w:p>
    <w:p w14:paraId="5BD3775A" w14:textId="5C9F1539" w:rsidR="00BA2C52" w:rsidRPr="00BA2C52" w:rsidRDefault="00BA2C52" w:rsidP="00BA2C52">
      <w:pPr>
        <w:pStyle w:val="Paragraphedeliste"/>
        <w:numPr>
          <w:ilvl w:val="1"/>
          <w:numId w:val="13"/>
        </w:numPr>
        <w:jc w:val="both"/>
        <w:rPr>
          <w:rFonts w:asciiTheme="minorHAnsi" w:hAnsiTheme="minorHAnsi" w:cs="Calibri"/>
        </w:rPr>
      </w:pPr>
      <w:r>
        <w:rPr>
          <w:rFonts w:asciiTheme="minorHAnsi" w:hAnsiTheme="minorHAnsi" w:cs="Calibri"/>
        </w:rPr>
        <w:t>Les Parties peuvent décider de rompre le Contrat unilatéralement en cas d’inexécution fautive ou de non-exécution de l’autre Partie d’une de ses obligations figurant au Contrat.</w:t>
      </w:r>
    </w:p>
    <w:p w14:paraId="5A969CEC" w14:textId="77777777" w:rsidR="00BA2C52" w:rsidRPr="003C34EF" w:rsidRDefault="00BA2C52" w:rsidP="00BA2C52">
      <w:pPr>
        <w:jc w:val="both"/>
        <w:rPr>
          <w:rFonts w:asciiTheme="minorHAnsi" w:hAnsiTheme="minorHAnsi" w:cs="Calibri"/>
        </w:rPr>
      </w:pPr>
    </w:p>
    <w:p w14:paraId="5F0EF2C8" w14:textId="6B951F85" w:rsidR="00BA2C52" w:rsidRPr="00BA2C52" w:rsidRDefault="00BA2C52" w:rsidP="00BA2C52">
      <w:pPr>
        <w:pStyle w:val="Paragraphedeliste"/>
        <w:numPr>
          <w:ilvl w:val="1"/>
          <w:numId w:val="13"/>
        </w:numPr>
        <w:jc w:val="both"/>
        <w:rPr>
          <w:rFonts w:asciiTheme="minorHAnsi" w:hAnsiTheme="minorHAnsi" w:cs="Calibri"/>
        </w:rPr>
      </w:pPr>
      <w:r>
        <w:rPr>
          <w:rFonts w:asciiTheme="minorHAnsi" w:hAnsiTheme="minorHAnsi" w:cs="Calibri"/>
        </w:rPr>
        <w:t>En cas d’inexécution ou de violation par l’une des Parties de ses obligations au titre du Contrat, l’autre Partie aura la faculté de prononcer la résiliation de plein droit du Contrat sans qu’il soit besoin d’aucune formalité judiciaire ou d’une mise en demeure d’avoir à remédier à cette inexécution ou cette violation, le tout sans préjudice pour la partie lésée de son droit d’entreprendre toute action ou réclamation dont elle pourrait disposer afin d’obtenir réparation du préjudice qu’elle aura subi.</w:t>
      </w:r>
    </w:p>
    <w:p w14:paraId="5B84D5D2" w14:textId="77777777" w:rsidR="00BA2C52" w:rsidRDefault="00BA2C52" w:rsidP="00BA2C52">
      <w:pPr>
        <w:pStyle w:val="Default"/>
        <w:jc w:val="both"/>
        <w:rPr>
          <w:rFonts w:asciiTheme="minorHAnsi" w:hAnsiTheme="minorHAnsi" w:cstheme="minorHAnsi"/>
          <w:b/>
          <w:bCs/>
          <w:color w:val="009E60"/>
          <w:lang w:val="fr-FR"/>
        </w:rPr>
      </w:pPr>
    </w:p>
    <w:p w14:paraId="120BBA19" w14:textId="77777777" w:rsidR="00BA2C52" w:rsidRPr="00D672CC" w:rsidRDefault="00BA2C52" w:rsidP="00BA2C52">
      <w:pPr>
        <w:pStyle w:val="Default"/>
        <w:jc w:val="both"/>
        <w:rPr>
          <w:rFonts w:asciiTheme="minorHAnsi" w:hAnsiTheme="minorHAnsi" w:cstheme="minorHAnsi"/>
          <w:b/>
          <w:bCs/>
          <w:color w:val="009E60"/>
          <w:lang w:val="fr-FR"/>
        </w:rPr>
      </w:pPr>
    </w:p>
    <w:p w14:paraId="3C4D0101" w14:textId="77777777" w:rsidR="00DD0001" w:rsidRDefault="00DD0001" w:rsidP="00DD0001">
      <w:pPr>
        <w:pStyle w:val="Paragraphedeliste"/>
        <w:jc w:val="both"/>
        <w:rPr>
          <w:rFonts w:asciiTheme="minorHAnsi" w:hAnsiTheme="minorHAnsi" w:cstheme="minorHAnsi"/>
          <w:b/>
          <w:bCs/>
          <w:color w:val="009E60"/>
        </w:rPr>
      </w:pPr>
      <w:ins w:id="513" w:author="AT225" w:date="2026-06-15T00:00:00Z">
        <w:r>
          <w:rPr>
            <w:rFonts w:asciiTheme="minorHAnsi" w:hAnsiTheme="minorHAnsi" w:cstheme="minorHAnsi"/>
            <w:b/>
            <w:bCs/>
            <w:color w:val="009E60"/>
          </w:rPr>
          <w:t xml:space="preserve">ARTICLE 14bis – RÉSILIATION ANTICIPÉE PAR LE CLIENT</w:t>
        </w:r>
      </w:ins>
    </w:p>
    <w:p w14:paraId="3C4D0102" w14:textId="77777777" w:rsidR="00DD0001" w:rsidRDefault="00DD0001" w:rsidP="00DD0001">
      <w:pPr>
        <w:jc w:val="both"/>
        <w:rPr>
          <w:rFonts w:asciiTheme="minorHAnsi" w:hAnsiTheme="minorHAnsi" w:cstheme="minorHAnsi"/>
        </w:rPr>
      </w:pPr>
    </w:p>
    <w:p w14:paraId="3C4D0103" w14:textId="77777777" w:rsidR="00DD0001" w:rsidRDefault="00DD0001" w:rsidP="00DD0001">
      <w:pPr>
        <w:jc w:val="both"/>
        <w:rPr>
          <w:rFonts w:asciiTheme="minorHAnsi" w:hAnsiTheme="minorHAnsi" w:cstheme="minorHAnsi"/>
        </w:rPr>
      </w:pPr>
      <w:ins w:id="514" w:author="AT225" w:date="2026-06-15T00:00:00Z">
        <w:r>
          <w:rPr>
            <w:rFonts w:asciiTheme="minorHAnsi" w:hAnsiTheme="minorHAnsi" w:cstheme="minorHAnsi"/>
          </w:rPr>
          <w:t xml:space="preserve">14bis.1. Préavis obligatoire : En dehors des cas de résiliation pour faute grave visés à l'Article 14, toute résiliation anticipée du présent Contrat à l'initiative du Client, avant son terme, est soumise à un préavis minimum de soixante (60) jours calendaires notifié par lettre recommandée avec accusé de réception ou par tout autre moyen permettant d'en accuser réception.</w:t>
        </w:r>
      </w:ins>
    </w:p>
    <w:p w14:paraId="3C4D0104" w14:textId="77777777" w:rsidR="00DD0001" w:rsidRDefault="00DD0001" w:rsidP="00DD0001">
      <w:pPr>
        <w:jc w:val="both"/>
        <w:rPr>
          <w:rFonts w:asciiTheme="minorHAnsi" w:hAnsiTheme="minorHAnsi" w:cstheme="minorHAnsi"/>
        </w:rPr>
      </w:pPr>
      <w:ins w:id="515" w:author="AT225" w:date="2026-06-15T00:00:00Z">
        <w:r>
          <w:rPr>
            <w:rFonts w:asciiTheme="minorHAnsi" w:hAnsiTheme="minorHAnsi" w:cstheme="minorHAnsi"/>
          </w:rPr>
          <w:t xml:space="preserve">14bis.2. Indemnité de résiliation anticipée : En sus du respect du préavis, le Client versera à AT225 une indemnité forfaitaire et compensatrice égale à trois (3) mois de facturation mensuelle, calculée sur la base du montant mensuel contractuel défini à l'Article 7. Cette indemnité est due quelle que soit la cause de la résiliation anticipée, en sus des factures émises et dues pour les prestations déjà réalisées.</w:t>
        </w:r>
      </w:ins>
    </w:p>
    <w:p w14:paraId="3C4D0105" w14:textId="77777777" w:rsidR="00DD0001" w:rsidRDefault="00DD0001" w:rsidP="00DD0001">
      <w:pPr>
        <w:jc w:val="both"/>
        <w:rPr>
          <w:rFonts w:asciiTheme="minorHAnsi" w:hAnsiTheme="minorHAnsi" w:cstheme="minorHAnsi"/>
        </w:rPr>
      </w:pPr>
      <w:ins w:id="516" w:author="AT225" w:date="2026-06-15T00:00:00Z">
        <w:r>
          <w:rPr>
            <w:rFonts w:asciiTheme="minorHAnsi" w:hAnsiTheme="minorHAnsi" w:cstheme="minorHAnsi"/>
          </w:rPr>
          <w:t xml:space="preserve">14bis.3. Prise en charge des coûts sociaux : Le Client s'engage à rembourser à AT225, sur présentation de justificatifs, l'ensemble des indemnités légales et coûts supportés par AT225 du fait de la résiliation anticipée, notamment les indemnités de rupture anticipée de CDD conclus pour l'exécution de la mission. Ces sommes sont exigibles dans un délai de trente (30) jours suivant présentation des justificatifs.</w:t>
        </w:r>
      </w:ins>
    </w:p>
    <w:p w14:paraId="3C4D0106" w14:textId="77777777" w:rsidR="00DD0001" w:rsidRDefault="00DD0001" w:rsidP="00DD0001">
      <w:pPr>
        <w:jc w:val="both"/>
        <w:rPr>
          <w:rFonts w:asciiTheme="minorHAnsi" w:hAnsiTheme="minorHAnsi" w:cstheme="minorHAnsi"/>
        </w:rPr>
      </w:pPr>
      <w:ins w:id="517" w:author="AT225" w:date="2026-06-15T00:00:00Z">
        <w:r>
          <w:rPr>
            <w:rFonts w:asciiTheme="minorHAnsi" w:hAnsiTheme="minorHAnsi" w:cstheme="minorHAnsi"/>
          </w:rPr>
          <w:t xml:space="preserve">14bis.4. Non-respect du préavis : En cas de non-respect du délai de préavis par le Client, une indemnité compensatrice supplémentaire sera due, calculée au prorata du préavis non respecté sur la base du montant mensuel contractuel, en sus de l'indemnité forfaitaire du 14bis.2.</w:t>
        </w:r>
      </w:ins>
    </w:p>
    <w:p w14:paraId="3C4D0107" w14:textId="77777777" w:rsidR="00DD0001" w:rsidRDefault="00DD0001" w:rsidP="00DD0001">
      <w:pPr>
        <w:jc w:val="both"/>
        <w:rPr>
          <w:rFonts w:asciiTheme="minorHAnsi" w:hAnsiTheme="minorHAnsi" w:cstheme="minorHAnsi"/>
        </w:rPr>
      </w:pPr>
      <w:ins w:id="518" w:author="AT225" w:date="2026-06-15T00:00:00Z">
        <w:r>
          <w:rPr>
            <w:rFonts w:asciiTheme="minorHAnsi" w:hAnsiTheme="minorHAnsi" w:cstheme="minorHAnsi"/>
          </w:rPr>
          <w:t xml:space="preserve">14bis.5. Résiliation par AT225 : AT225 peut résilier le présent Contrat avant son terme avec un préavis minimum de trente (30) jours pour tout motif légitime, ou immédiatement en cas de non-paiement de factures au-delà de soixante (60) jours après échéance, ou en cas de force majeure.</w:t>
        </w:r>
      </w:ins>
    </w:p>
    <w:p w14:paraId="3C4D0108" w14:textId="77777777" w:rsidR="00DD0001" w:rsidRDefault="00DD0001" w:rsidP="00DD0001">
      <w:pPr>
        <w:jc w:val="both"/>
        <w:rPr>
          <w:rFonts w:asciiTheme="minorHAnsi" w:hAnsiTheme="minorHAnsi" w:cstheme="minorHAnsi"/>
        </w:rPr>
      </w:pPr>
    </w:p>
    <w:p w14:paraId="66EF1EA1" w14:textId="77777777" w:rsidR="00BA2C52" w:rsidRPr="00BA2C52" w:rsidRDefault="00BA2C52" w:rsidP="00BA2C52">
      <w:pPr>
        <w:pStyle w:val="Paragraphedeliste"/>
        <w:numPr>
          <w:ilvl w:val="0"/>
          <w:numId w:val="13"/>
        </w:numPr>
        <w:rPr>
          <w:rFonts w:asciiTheme="minorHAnsi" w:hAnsiTheme="minorHAnsi" w:cs="Calibri"/>
          <w:b/>
          <w:color w:val="009E60"/>
        </w:rPr>
      </w:pPr>
      <w:r>
        <w:rPr>
          <w:rFonts w:asciiTheme="minorHAnsi" w:hAnsiTheme="minorHAnsi" w:cs="Calibri"/>
          <w:b/>
          <w:color w:val="009E60"/>
        </w:rPr>
        <w:t xml:space="preserve">ARTICLE 15 – CLAUSE D’ETHIQUE ET DE NON-RETOUR  </w:t>
      </w:r>
    </w:p>
    <w:p w14:paraId="7E77069D" w14:textId="77777777" w:rsidR="00BA2C52" w:rsidRPr="00A6747E" w:rsidRDefault="00BA2C52" w:rsidP="00BA2C52">
      <w:pPr>
        <w:pStyle w:val="Default"/>
        <w:jc w:val="both"/>
        <w:rPr>
          <w:rFonts w:asciiTheme="minorHAnsi" w:hAnsiTheme="minorHAnsi" w:cstheme="minorHAnsi"/>
          <w:b/>
          <w:bCs/>
          <w:color w:val="00B050"/>
          <w:lang w:val="fr-FR"/>
        </w:rPr>
      </w:pPr>
    </w:p>
    <w:p w14:paraId="3745A61A" w14:textId="066D8F4E" w:rsidR="00BA2C52" w:rsidRDefault="00BA2C52" w:rsidP="00BA2C52">
      <w:pPr>
        <w:pStyle w:val="Default"/>
        <w:numPr>
          <w:ilvl w:val="1"/>
          <w:numId w:val="13"/>
        </w:numPr>
        <w:jc w:val="both"/>
        <w:rPr>
          <w:rFonts w:asciiTheme="minorHAnsi" w:hAnsiTheme="minorHAnsi" w:cstheme="minorHAnsi"/>
          <w:lang w:val="fr-FR"/>
        </w:rPr>
      </w:pPr>
      <w:r>
        <w:rPr>
          <w:rFonts w:asciiTheme="minorHAnsi" w:hAnsiTheme="minorHAnsi" w:cstheme="minorHAnsi"/>
          <w:lang w:val="fr-FR"/>
        </w:rPr>
        <w:t>AT225 déclare avoir une parfaite connaissance du code pénal traitant de la corruption des agents publics nationaux et suivants traitant de la corruption des agents publics étrangers et qu’il se conformera à l’ensemble de ces dispositions.</w:t>
      </w:r>
    </w:p>
    <w:p w14:paraId="06021109" w14:textId="77777777" w:rsidR="00BA2C52" w:rsidRPr="00A6747E" w:rsidRDefault="00BA2C52" w:rsidP="00BA2C52">
      <w:pPr>
        <w:pStyle w:val="Default"/>
        <w:jc w:val="both"/>
        <w:rPr>
          <w:rFonts w:asciiTheme="minorHAnsi" w:hAnsiTheme="minorHAnsi" w:cstheme="minorHAnsi"/>
          <w:lang w:val="fr-FR"/>
        </w:rPr>
      </w:pPr>
    </w:p>
    <w:p w14:paraId="185434BA" w14:textId="4A7B9A37" w:rsidR="00BA2C52" w:rsidRDefault="00BA2C52" w:rsidP="00BA2C52">
      <w:pPr>
        <w:pStyle w:val="Default"/>
        <w:numPr>
          <w:ilvl w:val="1"/>
          <w:numId w:val="13"/>
        </w:numPr>
        <w:jc w:val="both"/>
        <w:rPr>
          <w:rFonts w:asciiTheme="minorHAnsi" w:hAnsiTheme="minorHAnsi" w:cstheme="minorHAnsi"/>
          <w:lang w:val="fr-FR"/>
        </w:rPr>
      </w:pPr>
      <w:r>
        <w:rPr>
          <w:rFonts w:asciiTheme="minorHAnsi" w:hAnsiTheme="minorHAnsi" w:cstheme="minorHAnsi"/>
          <w:lang w:val="fr-FR"/>
        </w:rPr>
        <w:t>AT225 reconnaît et accepte que toutes les contreparties financières, honoraires, indemnités, primes, et autres sommes (les « Contreparties Financières ») qui lui seront versées par le Client dans le cadre du présent Accord, rémunèrent exclusivement et entièrement les services rendus par AT225 dans le cadre de sa Mission.</w:t>
      </w:r>
    </w:p>
    <w:p w14:paraId="71778EB8" w14:textId="77777777" w:rsidR="00BA2C52" w:rsidRPr="00A6747E" w:rsidRDefault="00BA2C52" w:rsidP="00BA2C52">
      <w:pPr>
        <w:pStyle w:val="Default"/>
        <w:jc w:val="both"/>
        <w:rPr>
          <w:rFonts w:asciiTheme="minorHAnsi" w:hAnsiTheme="minorHAnsi" w:cstheme="minorHAnsi"/>
          <w:lang w:val="fr-FR"/>
        </w:rPr>
      </w:pPr>
    </w:p>
    <w:p w14:paraId="12AB302B" w14:textId="3D23FB69" w:rsidR="00BA2C52" w:rsidRDefault="00BA2C52" w:rsidP="00BA2C52">
      <w:pPr>
        <w:pStyle w:val="Default"/>
        <w:numPr>
          <w:ilvl w:val="1"/>
          <w:numId w:val="13"/>
        </w:numPr>
        <w:jc w:val="both"/>
        <w:rPr>
          <w:rFonts w:asciiTheme="minorHAnsi" w:hAnsiTheme="minorHAnsi" w:cstheme="minorHAnsi"/>
          <w:lang w:val="fr-FR"/>
        </w:rPr>
      </w:pPr>
      <w:r>
        <w:rPr>
          <w:rFonts w:asciiTheme="minorHAnsi" w:hAnsiTheme="minorHAnsi" w:cstheme="minorHAnsi"/>
          <w:lang w:val="fr-FR"/>
        </w:rPr>
        <w:t>AT225 s’engage à ce que les Contreparties Financières qui lui seront versées ne rémunèrent pas illégalement toute forme d’activités ou toute activité contraire à l’ordre public ou aux bonnes mœurs en RCI ou dans tout autre Etat.</w:t>
      </w:r>
    </w:p>
    <w:p w14:paraId="4C6396E5" w14:textId="77777777" w:rsidR="00BA2C52" w:rsidRPr="00A6747E" w:rsidRDefault="00BA2C52" w:rsidP="00BA2C52">
      <w:pPr>
        <w:pStyle w:val="Default"/>
        <w:jc w:val="both"/>
        <w:rPr>
          <w:rFonts w:asciiTheme="minorHAnsi" w:hAnsiTheme="minorHAnsi" w:cstheme="minorHAnsi"/>
          <w:lang w:val="fr-FR"/>
        </w:rPr>
      </w:pPr>
    </w:p>
    <w:p w14:paraId="23A0AEA7" w14:textId="77777777" w:rsidR="00BA2C52" w:rsidRDefault="00BA2C52" w:rsidP="00BA2C52">
      <w:pPr>
        <w:pStyle w:val="Default"/>
        <w:ind w:left="708"/>
        <w:jc w:val="both"/>
        <w:rPr>
          <w:rFonts w:asciiTheme="minorHAnsi" w:hAnsiTheme="minorHAnsi" w:cstheme="minorHAnsi"/>
          <w:lang w:val="fr-FR"/>
        </w:rPr>
      </w:pPr>
      <w:r>
        <w:rPr>
          <w:rFonts w:asciiTheme="minorHAnsi" w:hAnsiTheme="minorHAnsi" w:cstheme="minorHAnsi"/>
          <w:lang w:val="fr-FR"/>
        </w:rPr>
        <w:t xml:space="preserve">En particulier, AT225 déclare et reconnaît qu’en aucun cas, tout ou partie des Contreparties Financières sont destinées, directement ou indirectement, à être promises ou versées à un agent public ou utilisées pour financer un avantage, aux fins </w:t>
        <w:lastRenderedPageBreak/>
        <w:t>d’influencer un acte ou une décision relevant des fonctions de cet agent public, ou conduisant cet agent public à user de son influence sur tout autre agent public.</w:t>
      </w:r>
    </w:p>
    <w:p w14:paraId="6658FFE0" w14:textId="77777777" w:rsidR="00BA2C52" w:rsidRPr="00A6747E" w:rsidRDefault="00BA2C52" w:rsidP="00BA2C52">
      <w:pPr>
        <w:pStyle w:val="Default"/>
        <w:jc w:val="both"/>
        <w:rPr>
          <w:rFonts w:asciiTheme="minorHAnsi" w:hAnsiTheme="minorHAnsi" w:cstheme="minorHAnsi"/>
          <w:lang w:val="fr-FR"/>
        </w:rPr>
      </w:pPr>
    </w:p>
    <w:p w14:paraId="7F5D31F4" w14:textId="474E7B90" w:rsidR="00BA2C52" w:rsidRDefault="00BA2C52" w:rsidP="00BA2C52">
      <w:pPr>
        <w:pStyle w:val="Default"/>
        <w:numPr>
          <w:ilvl w:val="1"/>
          <w:numId w:val="13"/>
        </w:numPr>
        <w:jc w:val="both"/>
        <w:rPr>
          <w:rFonts w:asciiTheme="minorHAnsi" w:hAnsiTheme="minorHAnsi" w:cstheme="minorHAnsi"/>
          <w:lang w:val="fr-FR"/>
        </w:rPr>
      </w:pPr>
      <w:r>
        <w:rPr>
          <w:rFonts w:asciiTheme="minorHAnsi" w:hAnsiTheme="minorHAnsi" w:cstheme="minorHAnsi"/>
          <w:lang w:val="fr-FR"/>
        </w:rPr>
        <w:t>AT225 prend l’engagement de répercuter les mêmes dispositions que celles visées au présent article à toute personne ou entité à qui il devrait reverser tout ou partie des Contreparties Financières du fait de son intervention dans le cadre du présent Accord.</w:t>
      </w:r>
    </w:p>
    <w:p w14:paraId="355247F7" w14:textId="77777777" w:rsidR="00BA2C52" w:rsidRPr="00A6747E" w:rsidRDefault="00BA2C52" w:rsidP="00BA2C52">
      <w:pPr>
        <w:pStyle w:val="Default"/>
        <w:jc w:val="both"/>
        <w:rPr>
          <w:rFonts w:asciiTheme="minorHAnsi" w:hAnsiTheme="minorHAnsi" w:cstheme="minorHAnsi"/>
          <w:lang w:val="fr-FR"/>
        </w:rPr>
      </w:pPr>
    </w:p>
    <w:p w14:paraId="309F9EFB" w14:textId="570F54ED" w:rsidR="00BA2C52" w:rsidRPr="0014762D" w:rsidRDefault="00BA2C52" w:rsidP="00BA2C52">
      <w:pPr>
        <w:pStyle w:val="Default"/>
        <w:numPr>
          <w:ilvl w:val="1"/>
          <w:numId w:val="13"/>
        </w:numPr>
        <w:jc w:val="both"/>
        <w:rPr>
          <w:rFonts w:asciiTheme="minorHAnsi" w:hAnsiTheme="minorHAnsi" w:cstheme="minorHAnsi"/>
          <w:lang w:val="fr-FR"/>
        </w:rPr>
      </w:pPr>
      <w:r>
        <w:rPr>
          <w:rFonts w:asciiTheme="minorHAnsi" w:hAnsiTheme="minorHAnsi" w:cstheme="minorHAnsi"/>
          <w:lang w:val="fr-FR"/>
        </w:rPr>
        <w:t>AT225 se conformera en outre aux dispositions applicables en matière sociale, fiscale et de contrôle des changes.</w:t>
      </w:r>
    </w:p>
    <w:p w14:paraId="76A2CB43" w14:textId="77777777" w:rsidR="00BA2C52" w:rsidRDefault="00BA2C52" w:rsidP="00BA2C52">
      <w:pPr>
        <w:jc w:val="both"/>
        <w:rPr>
          <w:rFonts w:asciiTheme="minorHAnsi" w:hAnsiTheme="minorHAnsi" w:cs="Calibri"/>
        </w:rPr>
      </w:pPr>
    </w:p>
    <w:p w14:paraId="4487F861" w14:textId="77777777" w:rsidR="00BA2C52" w:rsidRPr="0014762D" w:rsidRDefault="00BA2C52" w:rsidP="00BA2C52">
      <w:pPr>
        <w:jc w:val="both"/>
        <w:rPr>
          <w:rFonts w:asciiTheme="minorHAnsi" w:hAnsiTheme="minorHAnsi" w:cs="Calibri"/>
        </w:rPr>
      </w:pPr>
    </w:p>
    <w:p w14:paraId="5E5CBF80" w14:textId="77777777" w:rsidR="00BA2C52" w:rsidRPr="00BA2C52" w:rsidRDefault="00BA2C52" w:rsidP="00BA2C52">
      <w:pPr>
        <w:pStyle w:val="Paragraphedeliste"/>
        <w:numPr>
          <w:ilvl w:val="0"/>
          <w:numId w:val="13"/>
        </w:numPr>
        <w:rPr>
          <w:rFonts w:asciiTheme="minorHAnsi" w:hAnsiTheme="minorHAnsi" w:cs="Calibri"/>
          <w:b/>
          <w:color w:val="009E60"/>
        </w:rPr>
      </w:pPr>
      <w:r>
        <w:rPr>
          <w:rFonts w:asciiTheme="minorHAnsi" w:hAnsiTheme="minorHAnsi" w:cs="Calibri"/>
          <w:b/>
          <w:color w:val="009E60"/>
        </w:rPr>
        <w:t>ARTICLE 16 – STIPULATIONS DIVERSES</w:t>
      </w:r>
    </w:p>
    <w:p w14:paraId="272B7C93" w14:textId="77777777" w:rsidR="00BA2C52" w:rsidRPr="0014762D" w:rsidRDefault="00BA2C52" w:rsidP="00BA2C52">
      <w:pPr>
        <w:rPr>
          <w:rFonts w:asciiTheme="minorHAnsi" w:hAnsiTheme="minorHAnsi" w:cs="Calibri"/>
        </w:rPr>
      </w:pPr>
    </w:p>
    <w:p w14:paraId="4A56DC88" w14:textId="5E9C5022" w:rsidR="00BA2C52" w:rsidRPr="00BA2C52" w:rsidRDefault="00BA2C52" w:rsidP="00BA2C52">
      <w:pPr>
        <w:pStyle w:val="Paragraphedeliste"/>
        <w:numPr>
          <w:ilvl w:val="1"/>
          <w:numId w:val="13"/>
        </w:numPr>
        <w:jc w:val="both"/>
        <w:rPr>
          <w:rFonts w:asciiTheme="minorHAnsi" w:hAnsiTheme="minorHAnsi" w:cs="Calibri"/>
        </w:rPr>
      </w:pPr>
      <w:r>
        <w:rPr>
          <w:rFonts w:asciiTheme="minorHAnsi" w:hAnsiTheme="minorHAnsi" w:cs="Calibri"/>
        </w:rPr>
        <w:t>Le Contrat exprime l’intégralité des accords entre les Parties et portant sur le même objet.  Le Contrat remplace et annuel toutes conventions antérieures entre les Parties, écrites ou verbales, ayant même objet. Toute modification du présent Contrat ne pourra prendre effet qu’après avoir fait l’objet d’un accord écrit dûment signé par les Parties.</w:t>
      </w:r>
    </w:p>
    <w:p w14:paraId="0157320A" w14:textId="77777777" w:rsidR="00BA2C52" w:rsidRPr="0014762D" w:rsidRDefault="00BA2C52" w:rsidP="00BA2C52">
      <w:pPr>
        <w:jc w:val="both"/>
        <w:rPr>
          <w:rFonts w:asciiTheme="minorHAnsi" w:hAnsiTheme="minorHAnsi" w:cs="Calibri"/>
        </w:rPr>
      </w:pPr>
    </w:p>
    <w:p w14:paraId="09275AF0" w14:textId="7D3AFA76" w:rsidR="00BA2C52" w:rsidRPr="00BA2C52" w:rsidRDefault="00BA2C52" w:rsidP="00BA2C52">
      <w:pPr>
        <w:pStyle w:val="Paragraphedeliste"/>
        <w:numPr>
          <w:ilvl w:val="1"/>
          <w:numId w:val="13"/>
        </w:numPr>
        <w:jc w:val="both"/>
        <w:rPr>
          <w:rFonts w:asciiTheme="minorHAnsi" w:hAnsiTheme="minorHAnsi" w:cs="Calibri"/>
        </w:rPr>
      </w:pPr>
      <w:r>
        <w:rPr>
          <w:rFonts w:asciiTheme="minorHAnsi" w:hAnsiTheme="minorHAnsi" w:cs="Calibri"/>
        </w:rPr>
        <w:t>Le fait pour l’une des Parties de ne pas se prévaloir d’une ou de plusieurs des dispositions du Contrat n’implique en aucune manière qu’elle souhaite y renoncer.</w:t>
      </w:r>
    </w:p>
    <w:p w14:paraId="45D87098" w14:textId="77777777" w:rsidR="00BA2C52" w:rsidRPr="0014762D" w:rsidRDefault="00BA2C52" w:rsidP="00BA2C52">
      <w:pPr>
        <w:jc w:val="both"/>
        <w:rPr>
          <w:rFonts w:asciiTheme="minorHAnsi" w:hAnsiTheme="minorHAnsi" w:cs="Calibri"/>
        </w:rPr>
      </w:pPr>
    </w:p>
    <w:p w14:paraId="1B646088" w14:textId="1B5641E1" w:rsidR="00BA2C52" w:rsidRPr="00BA2C52" w:rsidRDefault="00BA2C52" w:rsidP="00BA2C52">
      <w:pPr>
        <w:pStyle w:val="Paragraphedeliste"/>
        <w:numPr>
          <w:ilvl w:val="1"/>
          <w:numId w:val="13"/>
        </w:numPr>
        <w:jc w:val="both"/>
        <w:rPr>
          <w:rFonts w:asciiTheme="minorHAnsi" w:hAnsiTheme="minorHAnsi" w:cs="Calibri"/>
        </w:rPr>
      </w:pPr>
      <w:r>
        <w:rPr>
          <w:rFonts w:asciiTheme="minorHAnsi" w:hAnsiTheme="minorHAnsi" w:cs="Calibri"/>
        </w:rPr>
        <w:t xml:space="preserve">Dans le cas où l’une des stipulations du Contrat serait jugée nulle ou sans objet, elle est réputée non écrite et ne saurait entrainer la nullité des autres dispositions qui demeurent en vigueur et continuent de produire tous leurs effets. </w:t>
      </w:r>
    </w:p>
    <w:p w14:paraId="74D81360" w14:textId="77777777" w:rsidR="00BA2C52" w:rsidRPr="0014762D" w:rsidRDefault="00BA2C52" w:rsidP="00BA2C52">
      <w:pPr>
        <w:jc w:val="both"/>
        <w:rPr>
          <w:rFonts w:asciiTheme="minorHAnsi" w:hAnsiTheme="minorHAnsi" w:cs="Calibri"/>
        </w:rPr>
      </w:pPr>
    </w:p>
    <w:p w14:paraId="206C3F24" w14:textId="77777777" w:rsidR="00BA2C52" w:rsidRPr="0014762D" w:rsidRDefault="00BA2C52" w:rsidP="00BA2C52">
      <w:pPr>
        <w:jc w:val="both"/>
        <w:rPr>
          <w:rFonts w:asciiTheme="minorHAnsi" w:hAnsiTheme="minorHAnsi" w:cs="Calibri"/>
        </w:rPr>
      </w:pPr>
    </w:p>
    <w:p w14:paraId="73BF05E4" w14:textId="77777777" w:rsidR="00BA2C52" w:rsidRPr="00BA2C52" w:rsidRDefault="00BA2C52" w:rsidP="00BA2C52">
      <w:pPr>
        <w:pStyle w:val="Paragraphedeliste"/>
        <w:numPr>
          <w:ilvl w:val="0"/>
          <w:numId w:val="13"/>
        </w:numPr>
        <w:jc w:val="both"/>
        <w:rPr>
          <w:rFonts w:asciiTheme="minorHAnsi" w:hAnsiTheme="minorHAnsi" w:cs="Calibri"/>
          <w:b/>
          <w:color w:val="009E60"/>
        </w:rPr>
      </w:pPr>
      <w:r>
        <w:rPr>
          <w:rFonts w:asciiTheme="minorHAnsi" w:hAnsiTheme="minorHAnsi" w:cs="Calibri"/>
          <w:b/>
          <w:color w:val="009E60"/>
        </w:rPr>
        <w:t>ARTICLE 17 – ELECTIONS DE DOMICILE</w:t>
      </w:r>
    </w:p>
    <w:p w14:paraId="0251F66A" w14:textId="77777777" w:rsidR="00BA2C52" w:rsidRPr="0014762D" w:rsidRDefault="00BA2C52" w:rsidP="00BA2C52">
      <w:pPr>
        <w:jc w:val="both"/>
        <w:rPr>
          <w:rFonts w:asciiTheme="minorHAnsi" w:hAnsiTheme="minorHAnsi" w:cs="Calibri"/>
        </w:rPr>
      </w:pPr>
    </w:p>
    <w:p w14:paraId="1D66FA48" w14:textId="77777777" w:rsidR="00BA2C52" w:rsidRPr="0014762D" w:rsidRDefault="00BA2C52" w:rsidP="00BA2C52">
      <w:pPr>
        <w:jc w:val="both"/>
        <w:rPr>
          <w:rFonts w:asciiTheme="minorHAnsi" w:hAnsiTheme="minorHAnsi" w:cs="Calibri"/>
        </w:rPr>
      </w:pPr>
      <w:r>
        <w:rPr>
          <w:rFonts w:asciiTheme="minorHAnsi" w:hAnsiTheme="minorHAnsi" w:cs="Calibri"/>
        </w:rPr>
        <w:t xml:space="preserve">Pour l’exécution du présent Contrat, les Parties font élection de domicile aux adresses indiquées ci-dessus. </w:t>
      </w:r>
    </w:p>
    <w:p w14:paraId="129C515C" w14:textId="77777777" w:rsidR="00BA2C52" w:rsidRPr="0014762D" w:rsidRDefault="00BA2C52" w:rsidP="00BA2C52">
      <w:pPr>
        <w:jc w:val="both"/>
        <w:rPr>
          <w:rFonts w:asciiTheme="minorHAnsi" w:hAnsiTheme="minorHAnsi" w:cs="Calibri"/>
        </w:rPr>
      </w:pPr>
    </w:p>
    <w:p w14:paraId="11E9FF8E" w14:textId="77777777" w:rsidR="00BA2C52" w:rsidRPr="0014762D" w:rsidRDefault="00BA2C52" w:rsidP="00BA2C52">
      <w:pPr>
        <w:jc w:val="both"/>
        <w:rPr>
          <w:rFonts w:asciiTheme="minorHAnsi" w:hAnsiTheme="minorHAnsi" w:cs="Calibri"/>
        </w:rPr>
      </w:pPr>
      <w:r>
        <w:rPr>
          <w:rFonts w:asciiTheme="minorHAnsi" w:hAnsiTheme="minorHAnsi" w:cs="Calibri"/>
        </w:rPr>
        <w:t>En cas de modification intervenant pendant la période d’exécution du Contrat, la Partie concernée s’engage à en informer, sans délai, l’autre Partie par lettre au porteur contre décharge.</w:t>
      </w:r>
    </w:p>
    <w:p w14:paraId="18BAEF1D" w14:textId="77777777" w:rsidR="00BA2C52" w:rsidRDefault="00BA2C52" w:rsidP="00BA2C52">
      <w:pPr>
        <w:jc w:val="both"/>
        <w:rPr>
          <w:rFonts w:asciiTheme="minorHAnsi" w:hAnsiTheme="minorHAnsi" w:cs="Calibri"/>
        </w:rPr>
      </w:pPr>
    </w:p>
    <w:p w14:paraId="1D3059ED" w14:textId="77777777" w:rsidR="00BA2C52" w:rsidRDefault="00BA2C52" w:rsidP="00BA2C52">
      <w:pPr>
        <w:jc w:val="both"/>
        <w:rPr>
          <w:rFonts w:asciiTheme="minorHAnsi" w:hAnsiTheme="minorHAnsi" w:cs="Calibri"/>
        </w:rPr>
      </w:pPr>
    </w:p>
    <w:p w14:paraId="7E2D9F72" w14:textId="77777777" w:rsidR="00C552F3" w:rsidRDefault="00C552F3" w:rsidP="00BA2C52">
      <w:pPr>
        <w:jc w:val="both"/>
        <w:rPr>
          <w:rFonts w:asciiTheme="minorHAnsi" w:hAnsiTheme="minorHAnsi" w:cs="Calibri"/>
        </w:rPr>
      </w:pPr>
    </w:p>
    <w:p w14:paraId="4A543A87" w14:textId="77777777" w:rsidR="00C552F3" w:rsidRDefault="00C552F3" w:rsidP="00BA2C52">
      <w:pPr>
        <w:jc w:val="both"/>
        <w:rPr>
          <w:rFonts w:asciiTheme="minorHAnsi" w:hAnsiTheme="minorHAnsi" w:cs="Calibri"/>
        </w:rPr>
      </w:pPr>
    </w:p>
    <w:p w14:paraId="2E44331D" w14:textId="77777777" w:rsidR="00C552F3" w:rsidRDefault="00C552F3" w:rsidP="00BA2C52">
      <w:pPr>
        <w:jc w:val="both"/>
        <w:rPr>
          <w:rFonts w:asciiTheme="minorHAnsi" w:hAnsiTheme="minorHAnsi" w:cs="Calibri"/>
        </w:rPr>
      </w:pPr>
    </w:p>
    <w:p w14:paraId="3652DC8F" w14:textId="77777777" w:rsidR="00C552F3" w:rsidRDefault="00C552F3" w:rsidP="00BA2C52">
      <w:pPr>
        <w:jc w:val="both"/>
        <w:rPr>
          <w:rFonts w:asciiTheme="minorHAnsi" w:hAnsiTheme="minorHAnsi" w:cs="Calibri"/>
        </w:rPr>
      </w:pPr>
    </w:p>
    <w:p w14:paraId="035ECCAC" w14:textId="77777777" w:rsidR="00C552F3" w:rsidRDefault="00C552F3" w:rsidP="00BA2C52">
      <w:pPr>
        <w:jc w:val="both"/>
        <w:rPr>
          <w:rFonts w:asciiTheme="minorHAnsi" w:hAnsiTheme="minorHAnsi" w:cs="Calibri"/>
        </w:rPr>
      </w:pPr>
    </w:p>
    <w:p w14:paraId="04E6A7A3" w14:textId="77777777" w:rsidR="00C552F3" w:rsidRDefault="00C552F3" w:rsidP="00BA2C52">
      <w:pPr>
        <w:jc w:val="both"/>
        <w:rPr>
          <w:rFonts w:asciiTheme="minorHAnsi" w:hAnsiTheme="minorHAnsi" w:cs="Calibri"/>
        </w:rPr>
      </w:pPr>
    </w:p>
    <w:p w14:paraId="35D0B696" w14:textId="77777777" w:rsidR="00C552F3" w:rsidRDefault="00C552F3" w:rsidP="00BA2C52">
      <w:pPr>
        <w:jc w:val="both"/>
        <w:rPr>
          <w:rFonts w:asciiTheme="minorHAnsi" w:hAnsiTheme="minorHAnsi" w:cs="Calibri"/>
        </w:rPr>
      </w:pPr>
    </w:p>
    <w:p w14:paraId="54B86EAA" w14:textId="77777777" w:rsidR="00C552F3" w:rsidRDefault="00C552F3" w:rsidP="00BA2C52">
      <w:pPr>
        <w:jc w:val="both"/>
        <w:rPr>
          <w:rFonts w:asciiTheme="minorHAnsi" w:hAnsiTheme="minorHAnsi" w:cs="Calibri"/>
        </w:rPr>
      </w:pPr>
    </w:p>
    <w:p w14:paraId="6A744C96" w14:textId="77777777" w:rsidR="00C552F3" w:rsidRPr="0014762D" w:rsidRDefault="00C552F3" w:rsidP="00BA2C52">
      <w:pPr>
        <w:jc w:val="both"/>
        <w:rPr>
          <w:rFonts w:asciiTheme="minorHAnsi" w:hAnsiTheme="minorHAnsi" w:cs="Calibri"/>
        </w:rPr>
      </w:pPr>
    </w:p>
    <w:p w14:paraId="5673EEE5" w14:textId="77777777" w:rsidR="00BA2C52" w:rsidRPr="00BA2C52" w:rsidRDefault="00BA2C52" w:rsidP="00BA2C52">
      <w:pPr>
        <w:pStyle w:val="Paragraphedeliste"/>
        <w:numPr>
          <w:ilvl w:val="0"/>
          <w:numId w:val="13"/>
        </w:numPr>
        <w:jc w:val="both"/>
        <w:rPr>
          <w:rFonts w:asciiTheme="minorHAnsi" w:hAnsiTheme="minorHAnsi" w:cs="Calibri"/>
          <w:b/>
          <w:color w:val="009E60"/>
        </w:rPr>
      </w:pPr>
      <w:r>
        <w:rPr>
          <w:rFonts w:asciiTheme="minorHAnsi" w:hAnsiTheme="minorHAnsi" w:cs="Calibri"/>
          <w:b/>
          <w:color w:val="009E60"/>
        </w:rPr>
        <w:lastRenderedPageBreak/>
        <w:t>ARTICLE 18 – DECLARATIONS FINALES</w:t>
      </w:r>
    </w:p>
    <w:p w14:paraId="38A0AC58" w14:textId="77777777" w:rsidR="00BA2C52" w:rsidRPr="0014762D" w:rsidRDefault="00BA2C52" w:rsidP="00BA2C52">
      <w:pPr>
        <w:jc w:val="both"/>
        <w:rPr>
          <w:rFonts w:asciiTheme="minorHAnsi" w:hAnsiTheme="minorHAnsi" w:cs="Calibri"/>
        </w:rPr>
      </w:pPr>
    </w:p>
    <w:p w14:paraId="07008E0E" w14:textId="77777777" w:rsidR="00BA2C52" w:rsidRPr="0014762D" w:rsidRDefault="00BA2C52" w:rsidP="00BA2C52">
      <w:pPr>
        <w:jc w:val="both"/>
        <w:rPr>
          <w:rFonts w:asciiTheme="minorHAnsi" w:hAnsiTheme="minorHAnsi" w:cs="Calibri"/>
        </w:rPr>
      </w:pPr>
      <w:r>
        <w:rPr>
          <w:rFonts w:asciiTheme="minorHAnsi" w:hAnsiTheme="minorHAnsi" w:cs="Calibri"/>
        </w:rPr>
        <w:t>Chacune des Parties déclare être libre de conclure le présent Contrat et certifie ne pas être engagée dans une relation d’exclusivité qui pourrait être affectée par la signature du Contrat.</w:t>
      </w:r>
    </w:p>
    <w:p w14:paraId="3B5659A5" w14:textId="77777777" w:rsidR="00BA2C52" w:rsidRDefault="00BA2C52" w:rsidP="00BA2C52">
      <w:pPr>
        <w:pStyle w:val="Default"/>
        <w:jc w:val="both"/>
        <w:rPr>
          <w:rFonts w:asciiTheme="minorHAnsi" w:hAnsiTheme="minorHAnsi" w:cstheme="minorHAnsi"/>
          <w:b/>
          <w:bCs/>
          <w:color w:val="00B050"/>
          <w:lang w:val="fr-FR"/>
        </w:rPr>
      </w:pPr>
    </w:p>
    <w:p w14:paraId="7AB9EF5F" w14:textId="77777777" w:rsidR="00BA2C52" w:rsidRPr="00A6747E" w:rsidRDefault="00BA2C52" w:rsidP="00BA2C52">
      <w:pPr>
        <w:pStyle w:val="Default"/>
        <w:jc w:val="both"/>
        <w:rPr>
          <w:rFonts w:asciiTheme="minorHAnsi" w:hAnsiTheme="minorHAnsi" w:cstheme="minorHAnsi"/>
          <w:lang w:val="fr-FR"/>
        </w:rPr>
      </w:pPr>
    </w:p>
    <w:p w14:paraId="4A2106F2" w14:textId="77777777" w:rsidR="00BA2C52" w:rsidRPr="00125AB8" w:rsidRDefault="00BA2C52" w:rsidP="00BA2C52">
      <w:pPr>
        <w:pStyle w:val="Default"/>
        <w:jc w:val="both"/>
        <w:rPr>
          <w:rFonts w:asciiTheme="minorHAnsi" w:hAnsiTheme="minorHAnsi" w:cstheme="minorHAnsi"/>
        </w:rPr>
      </w:pPr>
      <w:r>
        <w:rPr>
          <w:rFonts w:asciiTheme="minorHAnsi" w:hAnsiTheme="minorHAnsi" w:cstheme="minorHAnsi"/>
        </w:rPr>
        <w:t xml:space="preserve">Fait à Abidjan, le </w:t>
      </w:r>
      <w:r>
        <w:rPr>
          <w:rFonts w:asciiTheme="minorHAnsi" w:hAnsiTheme="minorHAnsi" w:cstheme="minorHAnsi"/>
          <w:color w:val="548DD4" w:themeColor="text2" w:themeTint="99"/>
        </w:rPr>
        <w:t xml:space="preserve">[à compléter] </w:t>
      </w:r>
    </w:p>
    <w:p w14:paraId="7014606E" w14:textId="77777777" w:rsidR="00BA2C52" w:rsidRDefault="00BA2C52" w:rsidP="00BA2C52">
      <w:pPr>
        <w:pStyle w:val="Default"/>
        <w:jc w:val="both"/>
        <w:rPr>
          <w:rFonts w:asciiTheme="minorHAnsi" w:hAnsiTheme="minorHAnsi" w:cstheme="minorHAnsi"/>
        </w:rPr>
      </w:pPr>
    </w:p>
    <w:p w14:paraId="58C45917" w14:textId="77777777" w:rsidR="00BA2C52" w:rsidRDefault="00BA2C52" w:rsidP="00BA2C52">
      <w:pPr>
        <w:pStyle w:val="Default"/>
        <w:jc w:val="both"/>
        <w:rPr>
          <w:rFonts w:asciiTheme="minorHAnsi" w:hAnsiTheme="minorHAnsi" w:cstheme="minorHAnsi"/>
        </w:rPr>
      </w:pPr>
      <w:r>
        <w:rPr>
          <w:rFonts w:asciiTheme="minorHAnsi" w:hAnsiTheme="minorHAnsi" w:cstheme="minorHAnsi"/>
        </w:rPr>
        <w:t>En deux (2) exemplaires</w:t>
      </w:r>
    </w:p>
    <w:p w14:paraId="7F9AAE61" w14:textId="77777777" w:rsidR="00BA2C52" w:rsidRDefault="00BA2C52" w:rsidP="00BA2C52">
      <w:pPr>
        <w:pStyle w:val="Default"/>
        <w:jc w:val="both"/>
        <w:rPr>
          <w:rFonts w:asciiTheme="minorHAnsi" w:hAnsiTheme="minorHAnsi" w:cstheme="minorHAnsi"/>
        </w:rPr>
      </w:pPr>
    </w:p>
    <w:p w14:paraId="6C20B612" w14:textId="77777777" w:rsidR="00BA2C52" w:rsidRDefault="00BA2C52" w:rsidP="00BA2C52">
      <w:pPr>
        <w:pStyle w:val="Default"/>
        <w:jc w:val="both"/>
        <w:rPr>
          <w:rFonts w:asciiTheme="minorHAnsi" w:hAnsiTheme="minorHAnsi" w:cstheme="minorHAnsi"/>
        </w:rPr>
      </w:pPr>
    </w:p>
    <w:p w14:paraId="3DF5D40A" w14:textId="77777777" w:rsidR="00BA2C52" w:rsidRDefault="00BA2C52" w:rsidP="00BA2C52">
      <w:pPr>
        <w:pStyle w:val="Default"/>
        <w:jc w:val="both"/>
        <w:rPr>
          <w:rFonts w:asciiTheme="minorHAnsi" w:hAnsiTheme="minorHAnsi" w:cstheme="minorHAnsi"/>
        </w:rPr>
      </w:pPr>
    </w:p>
    <w:p w14:paraId="1AD45515" w14:textId="77777777" w:rsidR="00BA2C52" w:rsidRPr="00125AB8" w:rsidRDefault="00BA2C52" w:rsidP="00BA2C52">
      <w:pPr>
        <w:pStyle w:val="Default"/>
        <w:jc w:val="both"/>
        <w:rPr>
          <w:rFonts w:asciiTheme="minorHAnsi" w:hAnsiTheme="minorHAnsi" w:cstheme="minorHAnsi"/>
        </w:rPr>
      </w:pPr>
    </w:p>
    <w:p w14:paraId="5ED0CB1D" w14:textId="7A870B69" w:rsidR="00BA2C52" w:rsidRPr="0014762D" w:rsidRDefault="00BA2C52" w:rsidP="00BA2C52">
      <w:pPr>
        <w:pStyle w:val="Default"/>
        <w:rPr>
          <w:rFonts w:asciiTheme="minorHAnsi" w:hAnsiTheme="minorHAnsi" w:cstheme="minorHAnsi"/>
          <w:lang w:val="fr-FR"/>
        </w:rPr>
      </w:pPr>
      <w:r>
        <w:rPr>
          <w:rFonts w:asciiTheme="minorHAnsi" w:hAnsiTheme="minorHAnsi" w:cstheme="minorHAnsi"/>
          <w:lang w:val="fr-FR"/>
        </w:rPr>
        <w:t xml:space="preserve">Pour le Client </w:t>
      </w:r>
      <w:r>
        <w:rPr>
          <w:rFonts w:asciiTheme="minorHAnsi" w:hAnsiTheme="minorHAnsi" w:cstheme="minorHAnsi"/>
          <w:color w:val="EE0000"/>
          <w:lang w:val="fr-FR"/>
        </w:rPr>
        <w:t>[à compléter</w:t>
      </w:r>
      <w:r>
        <w:rPr>
          <w:rFonts w:asciiTheme="minorHAnsi" w:hAnsiTheme="minorHAnsi" w:cstheme="minorHAnsi"/>
          <w:lang w:val="fr-FR"/>
        </w:rPr>
        <w:t xml:space="preserve">] : </w:t>
        <w:tab/>
        <w:tab/>
        <w:tab/>
        <w:tab/>
        <w:t xml:space="preserve"> Pour AT225 :</w:t>
      </w:r>
    </w:p>
    <w:p w14:paraId="0B0CF221" w14:textId="77777777" w:rsidR="00BA2C52" w:rsidRPr="0014762D" w:rsidRDefault="00BA2C52" w:rsidP="00BA2C52">
      <w:pPr>
        <w:pStyle w:val="Default"/>
        <w:rPr>
          <w:rFonts w:asciiTheme="minorHAnsi" w:hAnsiTheme="minorHAnsi" w:cstheme="minorHAnsi"/>
          <w:b/>
          <w:bCs/>
          <w:lang w:val="fr-FR"/>
        </w:rPr>
      </w:pPr>
    </w:p>
    <w:p w14:paraId="0AB18042" w14:textId="77777777" w:rsidR="00BA2C52" w:rsidRPr="008812D9" w:rsidRDefault="00BA2C52" w:rsidP="00BA2C52">
      <w:pPr>
        <w:pStyle w:val="Default"/>
        <w:rPr>
          <w:rFonts w:asciiTheme="minorHAnsi" w:hAnsiTheme="minorHAnsi" w:cstheme="minorHAnsi"/>
          <w:b/>
          <w:bCs/>
          <w:color w:val="auto"/>
          <w:lang w:val="fr-FR"/>
        </w:rPr>
      </w:pPr>
      <w:r>
        <w:rPr>
          <w:rFonts w:asciiTheme="minorHAnsi" w:hAnsiTheme="minorHAnsi" w:cstheme="minorHAnsi"/>
          <w:b/>
          <w:bCs/>
          <w:color w:val="auto"/>
          <w:lang w:val="fr-FR"/>
        </w:rPr>
        <w:t xml:space="preserve">M.  </w:t>
        <w:tab/>
        <w:tab/>
        <w:tab/>
        <w:tab/>
        <w:tab/>
        <w:tab/>
        <w:t xml:space="preserve">                           M. PAUL Erwan</w:t>
      </w:r>
    </w:p>
    <w:p w14:paraId="56921428" w14:textId="77777777" w:rsidR="00BA2C52" w:rsidRPr="003621FC" w:rsidRDefault="00BA2C52" w:rsidP="00BA2C52">
      <w:pPr>
        <w:pStyle w:val="Default"/>
        <w:rPr>
          <w:rFonts w:asciiTheme="minorHAnsi" w:hAnsiTheme="minorHAnsi" w:cstheme="minorHAnsi"/>
          <w:b/>
          <w:bCs/>
          <w:lang w:val="fr-FR"/>
        </w:rPr>
      </w:pPr>
      <w:r>
        <w:rPr>
          <w:rFonts w:asciiTheme="minorHAnsi" w:hAnsiTheme="minorHAnsi" w:cstheme="minorHAnsi"/>
          <w:b/>
          <w:bCs/>
          <w:color w:val="auto"/>
          <w:lang w:val="fr-FR"/>
        </w:rPr>
        <w:t>Fonction :</w:t>
      </w:r>
      <w:r>
        <w:rPr>
          <w:rFonts w:asciiTheme="minorHAnsi" w:hAnsiTheme="minorHAnsi" w:cstheme="minorHAnsi"/>
          <w:b/>
          <w:bCs/>
          <w:lang w:val="fr-FR"/>
        </w:rPr>
        <w:tab/>
        <w:tab/>
        <w:tab/>
        <w:tab/>
        <w:tab/>
        <w:tab/>
        <w:t xml:space="preserve">              Directeur</w:t>
      </w:r>
    </w:p>
    <w:p w14:paraId="2ED1F47A" w14:textId="77777777" w:rsidR="00594404" w:rsidRPr="00BA2C52" w:rsidRDefault="00594404" w:rsidP="00BA2C52">
      <w:pPr>
        <w:pStyle w:val="Default"/>
        <w:rPr>
          <w:rFonts w:asciiTheme="minorHAnsi" w:hAnsiTheme="minorHAnsi" w:cstheme="minorHAnsi"/>
          <w:iCs/>
          <w:color w:val="auto"/>
          <w:lang w:val="fr-FR"/>
        </w:rPr>
      </w:pPr>
    </w:p>
    <w:sectPr w:rsidR="00594404" w:rsidRPr="00BA2C52" w:rsidSect="008E59C3">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63921" w14:textId="77777777" w:rsidR="00DB5A66" w:rsidRDefault="00DB5A66" w:rsidP="0051315A">
      <w:r>
        <w:separator/>
      </w:r>
    </w:p>
  </w:endnote>
  <w:endnote w:type="continuationSeparator" w:id="0">
    <w:p w14:paraId="64B1B229" w14:textId="77777777" w:rsidR="00DB5A66" w:rsidRDefault="00DB5A66" w:rsidP="0051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647A6" w14:textId="77777777" w:rsidR="00BD1E1A" w:rsidRDefault="00BD1E1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BFFF" w14:textId="4597171E" w:rsidR="008E11E2" w:rsidRPr="00975C52" w:rsidRDefault="00975C52" w:rsidP="00975C52">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 xml:space="preserve">ASSISTANCE TECHNIQUE 225 au Capital de 1 000 000 FCFA - Siège Social : Grand Bassam, MockeyVille Lot 23 – Ilot 76B – BP 250 Grand Bassam - Tél : +225 07 67 61 88 85 - Email : </w:t>
    </w:r>
    <w:r>
      <w:rPr>
        <w:rFonts w:asciiTheme="minorHAnsi" w:hAnsiTheme="minorHAnsi" w:cstheme="minorHAnsi"/>
        <w:sz w:val="18"/>
        <w:szCs w:val="18"/>
      </w:rPr>
      <w:t>erwan.paul</w:t>
    </w:r>
    <w:r w:rsidRPr="009A0718">
      <w:rPr>
        <w:rFonts w:asciiTheme="minorHAnsi" w:hAnsiTheme="minorHAnsi" w:cstheme="minorHAnsi"/>
        <w:sz w:val="18"/>
        <w:szCs w:val="18"/>
      </w:rPr>
      <w:t>@at225.c</w:t>
    </w:r>
    <w:r>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Compte Bancaire N° : </w:t>
    </w:r>
    <w:r w:rsidRPr="004020F2">
      <w:rPr>
        <w:rFonts w:asciiTheme="minorHAnsi" w:hAnsiTheme="minorHAnsi" w:cstheme="minorHAnsi"/>
        <w:sz w:val="18"/>
        <w:szCs w:val="18"/>
      </w:rPr>
      <w:t>CI059 01014 122339380001 57 XOF (ECOBANK)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F983" w14:textId="588B618D" w:rsidR="009A0718" w:rsidRDefault="009A0718">
    <w:pPr>
      <w:pStyle w:val="Pieddepage"/>
      <w:jc w:val="right"/>
    </w:pPr>
  </w:p>
  <w:p w14:paraId="5E3CC7B3" w14:textId="77777777" w:rsidR="009A0718" w:rsidRDefault="009A071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419F1" w14:textId="77777777" w:rsidR="00DB5A66" w:rsidRDefault="00DB5A66" w:rsidP="0051315A">
      <w:r>
        <w:separator/>
      </w:r>
    </w:p>
  </w:footnote>
  <w:footnote w:type="continuationSeparator" w:id="0">
    <w:p w14:paraId="4253547A" w14:textId="77777777" w:rsidR="00DB5A66" w:rsidRDefault="00DB5A66" w:rsidP="0051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1744" w14:textId="77777777" w:rsidR="00BD1E1A" w:rsidRDefault="00BD1E1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67898"/>
      <w:docPartObj>
        <w:docPartGallery w:val="Page Numbers (Top of Page)"/>
        <w:docPartUnique/>
      </w:docPartObj>
    </w:sdtPr>
    <w:sdtContent>
      <w:p w14:paraId="2158F651" w14:textId="3B164A3D" w:rsidR="009A0718" w:rsidRDefault="00BD1E1A">
        <w:pPr>
          <w:pStyle w:val="En-tte"/>
          <w:jc w:val="center"/>
        </w:pPr>
        <w:r>
          <w:rPr>
            <w:noProof/>
          </w:rPr>
          <w:drawing>
            <wp:anchor distT="0" distB="0" distL="114300" distR="114300" simplePos="0" relativeHeight="251659264" behindDoc="0" locked="0" layoutInCell="1" allowOverlap="1" wp14:anchorId="63C972A2" wp14:editId="3859537E">
              <wp:simplePos x="0" y="0"/>
              <wp:positionH relativeFrom="margin">
                <wp:posOffset>4991100</wp:posOffset>
              </wp:positionH>
              <wp:positionV relativeFrom="paragraph">
                <wp:posOffset>-180975</wp:posOffset>
              </wp:positionV>
              <wp:extent cx="1285875" cy="556617"/>
              <wp:effectExtent l="0" t="0" r="0" b="0"/>
              <wp:wrapNone/>
              <wp:docPr id="1141431820"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  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5566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718" w:rsidRPr="00F71B24">
          <w:rPr>
            <w:rFonts w:asciiTheme="minorHAnsi" w:hAnsiTheme="minorHAnsi" w:cstheme="minorHAnsi"/>
          </w:rPr>
          <w:fldChar w:fldCharType="begin"/>
        </w:r>
        <w:r w:rsidR="009A0718" w:rsidRPr="00F71B24">
          <w:rPr>
            <w:rFonts w:asciiTheme="minorHAnsi" w:hAnsiTheme="minorHAnsi" w:cstheme="minorHAnsi"/>
          </w:rPr>
          <w:instrText>PAGE   \* MERGEFORMAT</w:instrText>
        </w:r>
        <w:r w:rsidR="009A0718" w:rsidRPr="00F71B24">
          <w:rPr>
            <w:rFonts w:asciiTheme="minorHAnsi" w:hAnsiTheme="minorHAnsi" w:cstheme="minorHAnsi"/>
          </w:rPr>
          <w:fldChar w:fldCharType="separate"/>
        </w:r>
        <w:r w:rsidR="009A0718" w:rsidRPr="00F71B24">
          <w:rPr>
            <w:rFonts w:asciiTheme="minorHAnsi" w:hAnsiTheme="minorHAnsi" w:cstheme="minorHAnsi"/>
          </w:rPr>
          <w:t>2</w:t>
        </w:r>
        <w:r w:rsidR="009A0718" w:rsidRPr="00F71B24">
          <w:rPr>
            <w:rFonts w:asciiTheme="minorHAnsi" w:hAnsiTheme="minorHAnsi" w:cstheme="minorHAnsi"/>
          </w:rPr>
          <w:fldChar w:fldCharType="end"/>
        </w:r>
      </w:p>
    </w:sdtContent>
  </w:sdt>
  <w:p w14:paraId="60D3A093" w14:textId="1B803AB5" w:rsidR="008E11E2" w:rsidRDefault="008E11E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67A6" w14:textId="77777777" w:rsidR="00BD1E1A" w:rsidRDefault="00BD1E1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3A0"/>
    <w:multiLevelType w:val="multilevel"/>
    <w:tmpl w:val="20E8B020"/>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1" w15:restartNumberingAfterBreak="0">
    <w:nsid w:val="06B8792E"/>
    <w:multiLevelType w:val="hybridMultilevel"/>
    <w:tmpl w:val="63C2A9C8"/>
    <w:lvl w:ilvl="0" w:tplc="3CC49C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9207AC"/>
    <w:multiLevelType w:val="multilevel"/>
    <w:tmpl w:val="69125F72"/>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3" w15:restartNumberingAfterBreak="0">
    <w:nsid w:val="0F4F0211"/>
    <w:multiLevelType w:val="multilevel"/>
    <w:tmpl w:val="C6E4D578"/>
    <w:lvl w:ilvl="0">
      <w:start w:val="10"/>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4" w15:restartNumberingAfterBreak="0">
    <w:nsid w:val="14F244E6"/>
    <w:multiLevelType w:val="hybridMultilevel"/>
    <w:tmpl w:val="DA209F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5F115C"/>
    <w:multiLevelType w:val="multilevel"/>
    <w:tmpl w:val="F582274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6" w15:restartNumberingAfterBreak="0">
    <w:nsid w:val="25F6127D"/>
    <w:multiLevelType w:val="hybridMultilevel"/>
    <w:tmpl w:val="A7F87DFE"/>
    <w:lvl w:ilvl="0" w:tplc="67627B9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BB217E0"/>
    <w:multiLevelType w:val="multilevel"/>
    <w:tmpl w:val="5D062E6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D111E39"/>
    <w:multiLevelType w:val="multilevel"/>
    <w:tmpl w:val="66A650A4"/>
    <w:lvl w:ilvl="0">
      <w:start w:val="1"/>
      <w:numFmt w:val="decimal"/>
      <w:lvlText w:val="%1."/>
      <w:lvlJc w:val="left"/>
      <w:pPr>
        <w:ind w:left="720" w:hanging="360"/>
      </w:pPr>
      <w:rPr>
        <w:rFonts w:hint="default"/>
        <w:b/>
        <w:bCs/>
        <w:color w:val="009E60"/>
        <w:u w:val="none"/>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DC05366"/>
    <w:multiLevelType w:val="multilevel"/>
    <w:tmpl w:val="83D0254A"/>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F77F0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10" w15:restartNumberingAfterBreak="0">
    <w:nsid w:val="2F9E7B11"/>
    <w:multiLevelType w:val="multilevel"/>
    <w:tmpl w:val="20E8B020"/>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11" w15:restartNumberingAfterBreak="0">
    <w:nsid w:val="3170553B"/>
    <w:multiLevelType w:val="hybridMultilevel"/>
    <w:tmpl w:val="DBB2B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1FF3834"/>
    <w:multiLevelType w:val="hybridMultilevel"/>
    <w:tmpl w:val="CAA826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4427D74"/>
    <w:multiLevelType w:val="multilevel"/>
    <w:tmpl w:val="1CAC37C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7D44F9D"/>
    <w:multiLevelType w:val="hybridMultilevel"/>
    <w:tmpl w:val="FFB45216"/>
    <w:lvl w:ilvl="0" w:tplc="17B851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1530C3"/>
    <w:multiLevelType w:val="multilevel"/>
    <w:tmpl w:val="F582274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16" w15:restartNumberingAfterBreak="0">
    <w:nsid w:val="4FF52100"/>
    <w:multiLevelType w:val="hybridMultilevel"/>
    <w:tmpl w:val="73C01E92"/>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3900C9C"/>
    <w:multiLevelType w:val="multilevel"/>
    <w:tmpl w:val="F582274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18" w15:restartNumberingAfterBreak="0">
    <w:nsid w:val="57B46DCB"/>
    <w:multiLevelType w:val="hybridMultilevel"/>
    <w:tmpl w:val="C05636C2"/>
    <w:lvl w:ilvl="0" w:tplc="473AF2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CD587D"/>
    <w:multiLevelType w:val="multilevel"/>
    <w:tmpl w:val="8B3E470A"/>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17B0878"/>
    <w:multiLevelType w:val="multilevel"/>
    <w:tmpl w:val="EC58A112"/>
    <w:lvl w:ilvl="0">
      <w:start w:val="1"/>
      <w:numFmt w:val="decimal"/>
      <w:pStyle w:val="Titre2"/>
      <w:lvlText w:val="Article %1."/>
      <w:lvlJc w:val="left"/>
      <w:pPr>
        <w:tabs>
          <w:tab w:val="num" w:pos="1364"/>
        </w:tabs>
        <w:ind w:left="284" w:firstLine="0"/>
      </w:pPr>
    </w:lvl>
    <w:lvl w:ilvl="1">
      <w:start w:val="1"/>
      <w:numFmt w:val="decimal"/>
      <w:pStyle w:val="Titre3"/>
      <w:lvlText w:val="%1.%2"/>
      <w:lvlJc w:val="left"/>
      <w:pPr>
        <w:tabs>
          <w:tab w:val="num" w:pos="360"/>
        </w:tabs>
        <w:ind w:left="0" w:firstLine="0"/>
      </w:pPr>
    </w:lvl>
    <w:lvl w:ilvl="2">
      <w:start w:val="1"/>
      <w:numFmt w:val="decimal"/>
      <w:lvlText w:val="(%3)"/>
      <w:lvlJc w:val="left"/>
      <w:pPr>
        <w:tabs>
          <w:tab w:val="num" w:pos="720"/>
        </w:tabs>
        <w:ind w:left="720" w:hanging="432"/>
      </w:pPr>
    </w:lvl>
    <w:lvl w:ilvl="3">
      <w:start w:val="1"/>
      <w:numFmt w:val="lowerRoman"/>
      <w:pStyle w:val="Titre4"/>
      <w:lvlText w:val="(%4)"/>
      <w:lvlJc w:val="right"/>
      <w:pPr>
        <w:tabs>
          <w:tab w:val="num" w:pos="864"/>
        </w:tabs>
        <w:ind w:left="864" w:hanging="144"/>
      </w:pPr>
    </w:lvl>
    <w:lvl w:ilvl="4">
      <w:start w:val="1"/>
      <w:numFmt w:val="decimal"/>
      <w:pStyle w:val="Titre5"/>
      <w:lvlText w:val="%5)"/>
      <w:lvlJc w:val="left"/>
      <w:pPr>
        <w:tabs>
          <w:tab w:val="num" w:pos="1008"/>
        </w:tabs>
        <w:ind w:left="1008" w:hanging="432"/>
      </w:pPr>
    </w:lvl>
    <w:lvl w:ilvl="5">
      <w:start w:val="1"/>
      <w:numFmt w:val="lowerLetter"/>
      <w:pStyle w:val="Titre6"/>
      <w:lvlText w:val="%6)"/>
      <w:lvlJc w:val="left"/>
      <w:pPr>
        <w:tabs>
          <w:tab w:val="num" w:pos="1152"/>
        </w:tabs>
        <w:ind w:left="1152" w:hanging="432"/>
      </w:pPr>
    </w:lvl>
    <w:lvl w:ilvl="6">
      <w:start w:val="1"/>
      <w:numFmt w:val="lowerRoman"/>
      <w:pStyle w:val="Titre7"/>
      <w:lvlText w:val="%7)"/>
      <w:lvlJc w:val="right"/>
      <w:pPr>
        <w:tabs>
          <w:tab w:val="num" w:pos="1296"/>
        </w:tabs>
        <w:ind w:left="1296" w:hanging="288"/>
      </w:pPr>
    </w:lvl>
    <w:lvl w:ilvl="7">
      <w:start w:val="1"/>
      <w:numFmt w:val="lowerLetter"/>
      <w:pStyle w:val="Titre8"/>
      <w:lvlText w:val="%8."/>
      <w:lvlJc w:val="left"/>
      <w:pPr>
        <w:tabs>
          <w:tab w:val="num" w:pos="1440"/>
        </w:tabs>
        <w:ind w:left="1440" w:hanging="432"/>
      </w:pPr>
    </w:lvl>
    <w:lvl w:ilvl="8">
      <w:start w:val="1"/>
      <w:numFmt w:val="lowerRoman"/>
      <w:pStyle w:val="Titre9"/>
      <w:lvlText w:val="%9."/>
      <w:lvlJc w:val="right"/>
      <w:pPr>
        <w:tabs>
          <w:tab w:val="num" w:pos="1584"/>
        </w:tabs>
        <w:ind w:left="1584" w:hanging="144"/>
      </w:pPr>
    </w:lvl>
  </w:abstractNum>
  <w:abstractNum w:abstractNumId="21" w15:restartNumberingAfterBreak="0">
    <w:nsid w:val="61CE729D"/>
    <w:multiLevelType w:val="multilevel"/>
    <w:tmpl w:val="8B3E470A"/>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66976AD3"/>
    <w:multiLevelType w:val="multilevel"/>
    <w:tmpl w:val="20E8B020"/>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23" w15:restartNumberingAfterBreak="0">
    <w:nsid w:val="719776E1"/>
    <w:multiLevelType w:val="multilevel"/>
    <w:tmpl w:val="69125F72"/>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24" w15:restartNumberingAfterBreak="0">
    <w:nsid w:val="71B50493"/>
    <w:multiLevelType w:val="multilevel"/>
    <w:tmpl w:val="7E10B73C"/>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738B6E2A"/>
    <w:multiLevelType w:val="hybridMultilevel"/>
    <w:tmpl w:val="01823B9C"/>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BD74512"/>
    <w:multiLevelType w:val="multilevel"/>
    <w:tmpl w:val="69125F72"/>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num w:numId="1" w16cid:durableId="1602489854">
    <w:abstractNumId w:val="20"/>
  </w:num>
  <w:num w:numId="2" w16cid:durableId="2128546777">
    <w:abstractNumId w:val="8"/>
  </w:num>
  <w:num w:numId="3" w16cid:durableId="1480539807">
    <w:abstractNumId w:val="25"/>
  </w:num>
  <w:num w:numId="4" w16cid:durableId="1028943816">
    <w:abstractNumId w:val="16"/>
  </w:num>
  <w:num w:numId="5" w16cid:durableId="177357335">
    <w:abstractNumId w:val="1"/>
  </w:num>
  <w:num w:numId="6" w16cid:durableId="220869307">
    <w:abstractNumId w:val="18"/>
  </w:num>
  <w:num w:numId="7" w16cid:durableId="1124158141">
    <w:abstractNumId w:val="13"/>
  </w:num>
  <w:num w:numId="8" w16cid:durableId="1737170346">
    <w:abstractNumId w:val="7"/>
  </w:num>
  <w:num w:numId="9" w16cid:durableId="98794181">
    <w:abstractNumId w:val="14"/>
  </w:num>
  <w:num w:numId="10" w16cid:durableId="789589905">
    <w:abstractNumId w:val="11"/>
  </w:num>
  <w:num w:numId="11" w16cid:durableId="932326110">
    <w:abstractNumId w:val="6"/>
  </w:num>
  <w:num w:numId="12" w16cid:durableId="1399134116">
    <w:abstractNumId w:val="4"/>
  </w:num>
  <w:num w:numId="13" w16cid:durableId="1244879172">
    <w:abstractNumId w:val="9"/>
  </w:num>
  <w:num w:numId="14" w16cid:durableId="1088112933">
    <w:abstractNumId w:val="17"/>
  </w:num>
  <w:num w:numId="15" w16cid:durableId="2003703350">
    <w:abstractNumId w:val="15"/>
  </w:num>
  <w:num w:numId="16" w16cid:durableId="1630864053">
    <w:abstractNumId w:val="5"/>
  </w:num>
  <w:num w:numId="17" w16cid:durableId="177275682">
    <w:abstractNumId w:val="22"/>
  </w:num>
  <w:num w:numId="18" w16cid:durableId="556863451">
    <w:abstractNumId w:val="0"/>
  </w:num>
  <w:num w:numId="19" w16cid:durableId="1286884510">
    <w:abstractNumId w:val="21"/>
  </w:num>
  <w:num w:numId="20" w16cid:durableId="60980267">
    <w:abstractNumId w:val="19"/>
  </w:num>
  <w:num w:numId="21" w16cid:durableId="1200047614">
    <w:abstractNumId w:val="24"/>
  </w:num>
  <w:num w:numId="22" w16cid:durableId="75172411">
    <w:abstractNumId w:val="10"/>
  </w:num>
  <w:num w:numId="23" w16cid:durableId="519392567">
    <w:abstractNumId w:val="3"/>
  </w:num>
  <w:num w:numId="24" w16cid:durableId="1933397054">
    <w:abstractNumId w:val="12"/>
  </w:num>
  <w:num w:numId="25" w16cid:durableId="216667560">
    <w:abstractNumId w:val="26"/>
  </w:num>
  <w:num w:numId="26" w16cid:durableId="1087264360">
    <w:abstractNumId w:val="2"/>
  </w:num>
  <w:num w:numId="27" w16cid:durableId="18601965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CH" w:vendorID="64" w:dllVersion="6" w:nlCheck="1" w:checkStyle="0"/>
  <w:activeWritingStyle w:appName="MSWord" w:lang="fr-FR" w:vendorID="64" w:dllVersion="4096" w:nlCheck="1" w:checkStyle="0"/>
  <w:activeWritingStyle w:appName="MSWord" w:lang="fr-FR" w:vendorID="64" w:dllVersion="0" w:nlCheck="1" w:checkStyle="0"/>
  <w:activeWritingStyle w:appName="MSWord" w:lang="fr-CH"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066"/>
    <w:rsid w:val="00012F36"/>
    <w:rsid w:val="000134AD"/>
    <w:rsid w:val="00020BA5"/>
    <w:rsid w:val="00024AF2"/>
    <w:rsid w:val="000327A8"/>
    <w:rsid w:val="00033B5D"/>
    <w:rsid w:val="00034885"/>
    <w:rsid w:val="0005210D"/>
    <w:rsid w:val="0005790F"/>
    <w:rsid w:val="00062601"/>
    <w:rsid w:val="000677DA"/>
    <w:rsid w:val="00075FD9"/>
    <w:rsid w:val="00081A7A"/>
    <w:rsid w:val="000918C2"/>
    <w:rsid w:val="0009596E"/>
    <w:rsid w:val="000A5354"/>
    <w:rsid w:val="000A53AE"/>
    <w:rsid w:val="000A601C"/>
    <w:rsid w:val="000C6034"/>
    <w:rsid w:val="000D2521"/>
    <w:rsid w:val="000D393C"/>
    <w:rsid w:val="000E4466"/>
    <w:rsid w:val="000E4677"/>
    <w:rsid w:val="000E6167"/>
    <w:rsid w:val="000E643C"/>
    <w:rsid w:val="000E7D84"/>
    <w:rsid w:val="000F19A7"/>
    <w:rsid w:val="000F6A2B"/>
    <w:rsid w:val="001012A4"/>
    <w:rsid w:val="00102E32"/>
    <w:rsid w:val="00104E2B"/>
    <w:rsid w:val="001052AE"/>
    <w:rsid w:val="00113273"/>
    <w:rsid w:val="001137F7"/>
    <w:rsid w:val="00125AB8"/>
    <w:rsid w:val="00130009"/>
    <w:rsid w:val="00140E7C"/>
    <w:rsid w:val="00141AD7"/>
    <w:rsid w:val="00151FC1"/>
    <w:rsid w:val="001537DC"/>
    <w:rsid w:val="00156790"/>
    <w:rsid w:val="0016515B"/>
    <w:rsid w:val="00165F84"/>
    <w:rsid w:val="00166145"/>
    <w:rsid w:val="001726F8"/>
    <w:rsid w:val="00173E7F"/>
    <w:rsid w:val="00176ECA"/>
    <w:rsid w:val="001857D9"/>
    <w:rsid w:val="0018592A"/>
    <w:rsid w:val="001A0552"/>
    <w:rsid w:val="001A7E2D"/>
    <w:rsid w:val="001B62F1"/>
    <w:rsid w:val="001B701F"/>
    <w:rsid w:val="001C46D2"/>
    <w:rsid w:val="001D60C4"/>
    <w:rsid w:val="001E279B"/>
    <w:rsid w:val="001E36CF"/>
    <w:rsid w:val="001E7BD2"/>
    <w:rsid w:val="002028FE"/>
    <w:rsid w:val="00206581"/>
    <w:rsid w:val="002068DF"/>
    <w:rsid w:val="002138C8"/>
    <w:rsid w:val="00214129"/>
    <w:rsid w:val="00231EE2"/>
    <w:rsid w:val="00245150"/>
    <w:rsid w:val="00247C1E"/>
    <w:rsid w:val="00251469"/>
    <w:rsid w:val="0025208A"/>
    <w:rsid w:val="00255368"/>
    <w:rsid w:val="00271A2E"/>
    <w:rsid w:val="00273AF5"/>
    <w:rsid w:val="00274F1F"/>
    <w:rsid w:val="002824F4"/>
    <w:rsid w:val="00283ABF"/>
    <w:rsid w:val="002867DD"/>
    <w:rsid w:val="0029638B"/>
    <w:rsid w:val="002B2F5E"/>
    <w:rsid w:val="002B66A1"/>
    <w:rsid w:val="002B69E8"/>
    <w:rsid w:val="002C4E61"/>
    <w:rsid w:val="002C5A5E"/>
    <w:rsid w:val="002C72AB"/>
    <w:rsid w:val="002D3C95"/>
    <w:rsid w:val="002D7034"/>
    <w:rsid w:val="002E0BAC"/>
    <w:rsid w:val="002E11DD"/>
    <w:rsid w:val="002E1B51"/>
    <w:rsid w:val="002E3976"/>
    <w:rsid w:val="002E495C"/>
    <w:rsid w:val="002F79B6"/>
    <w:rsid w:val="00300E5B"/>
    <w:rsid w:val="00301FF4"/>
    <w:rsid w:val="003101AA"/>
    <w:rsid w:val="00311572"/>
    <w:rsid w:val="00317226"/>
    <w:rsid w:val="00330D6A"/>
    <w:rsid w:val="00332B55"/>
    <w:rsid w:val="00335F46"/>
    <w:rsid w:val="00346C4E"/>
    <w:rsid w:val="00353671"/>
    <w:rsid w:val="00367F77"/>
    <w:rsid w:val="00375958"/>
    <w:rsid w:val="00390167"/>
    <w:rsid w:val="003949C3"/>
    <w:rsid w:val="00395767"/>
    <w:rsid w:val="003A5988"/>
    <w:rsid w:val="003C16E0"/>
    <w:rsid w:val="003C2E4E"/>
    <w:rsid w:val="003C41F7"/>
    <w:rsid w:val="003D12C9"/>
    <w:rsid w:val="003D5D19"/>
    <w:rsid w:val="003E4889"/>
    <w:rsid w:val="003F5C36"/>
    <w:rsid w:val="003F7CCA"/>
    <w:rsid w:val="00400E46"/>
    <w:rsid w:val="00412451"/>
    <w:rsid w:val="00412BE3"/>
    <w:rsid w:val="00421F4F"/>
    <w:rsid w:val="00423C54"/>
    <w:rsid w:val="004261E2"/>
    <w:rsid w:val="00427D15"/>
    <w:rsid w:val="00444707"/>
    <w:rsid w:val="00454E5E"/>
    <w:rsid w:val="00456EB9"/>
    <w:rsid w:val="004576D0"/>
    <w:rsid w:val="00461DE4"/>
    <w:rsid w:val="004712FB"/>
    <w:rsid w:val="00472F37"/>
    <w:rsid w:val="004842FF"/>
    <w:rsid w:val="00487FBA"/>
    <w:rsid w:val="00492F7C"/>
    <w:rsid w:val="00493E37"/>
    <w:rsid w:val="00496185"/>
    <w:rsid w:val="004977D0"/>
    <w:rsid w:val="004A2098"/>
    <w:rsid w:val="004B7D10"/>
    <w:rsid w:val="004C4A84"/>
    <w:rsid w:val="004C5EC1"/>
    <w:rsid w:val="004D26C6"/>
    <w:rsid w:val="004E0393"/>
    <w:rsid w:val="004E7910"/>
    <w:rsid w:val="004F32D3"/>
    <w:rsid w:val="004F5021"/>
    <w:rsid w:val="005048B7"/>
    <w:rsid w:val="00506256"/>
    <w:rsid w:val="0051315A"/>
    <w:rsid w:val="00516E11"/>
    <w:rsid w:val="0052045B"/>
    <w:rsid w:val="00530996"/>
    <w:rsid w:val="005412DE"/>
    <w:rsid w:val="00541AEC"/>
    <w:rsid w:val="005435C3"/>
    <w:rsid w:val="0054421C"/>
    <w:rsid w:val="0055165D"/>
    <w:rsid w:val="00561303"/>
    <w:rsid w:val="005647A4"/>
    <w:rsid w:val="005702AE"/>
    <w:rsid w:val="00581D58"/>
    <w:rsid w:val="005858CE"/>
    <w:rsid w:val="00586C0C"/>
    <w:rsid w:val="0058788D"/>
    <w:rsid w:val="00594404"/>
    <w:rsid w:val="005957FB"/>
    <w:rsid w:val="005A1E42"/>
    <w:rsid w:val="005A6AC8"/>
    <w:rsid w:val="005B1587"/>
    <w:rsid w:val="005B6E5A"/>
    <w:rsid w:val="005C61C2"/>
    <w:rsid w:val="005C6E6C"/>
    <w:rsid w:val="005C7C97"/>
    <w:rsid w:val="005D09AB"/>
    <w:rsid w:val="005D20BF"/>
    <w:rsid w:val="005D28D5"/>
    <w:rsid w:val="005D6C59"/>
    <w:rsid w:val="005F7ABA"/>
    <w:rsid w:val="00605047"/>
    <w:rsid w:val="00607868"/>
    <w:rsid w:val="00625D9A"/>
    <w:rsid w:val="006372F8"/>
    <w:rsid w:val="006572CC"/>
    <w:rsid w:val="006610B6"/>
    <w:rsid w:val="00661DFC"/>
    <w:rsid w:val="00667A89"/>
    <w:rsid w:val="006710C3"/>
    <w:rsid w:val="006876CE"/>
    <w:rsid w:val="00690354"/>
    <w:rsid w:val="00690EE5"/>
    <w:rsid w:val="00693316"/>
    <w:rsid w:val="006940A6"/>
    <w:rsid w:val="006A69E3"/>
    <w:rsid w:val="006B44BD"/>
    <w:rsid w:val="006B4ECD"/>
    <w:rsid w:val="006B6F74"/>
    <w:rsid w:val="006E2B48"/>
    <w:rsid w:val="006E2ECA"/>
    <w:rsid w:val="006E477A"/>
    <w:rsid w:val="00703184"/>
    <w:rsid w:val="007077E4"/>
    <w:rsid w:val="007319CA"/>
    <w:rsid w:val="00744090"/>
    <w:rsid w:val="00745A6E"/>
    <w:rsid w:val="007530A1"/>
    <w:rsid w:val="007535E8"/>
    <w:rsid w:val="00753705"/>
    <w:rsid w:val="00755EFB"/>
    <w:rsid w:val="007623D3"/>
    <w:rsid w:val="0076423A"/>
    <w:rsid w:val="00773513"/>
    <w:rsid w:val="007749E6"/>
    <w:rsid w:val="00784CFF"/>
    <w:rsid w:val="007A4866"/>
    <w:rsid w:val="007A49EA"/>
    <w:rsid w:val="007A53C6"/>
    <w:rsid w:val="007B0342"/>
    <w:rsid w:val="007B28B2"/>
    <w:rsid w:val="007C22FB"/>
    <w:rsid w:val="007C706E"/>
    <w:rsid w:val="007D0C78"/>
    <w:rsid w:val="007D146F"/>
    <w:rsid w:val="007D3FF9"/>
    <w:rsid w:val="007E7516"/>
    <w:rsid w:val="00800F71"/>
    <w:rsid w:val="0081589B"/>
    <w:rsid w:val="00817E02"/>
    <w:rsid w:val="0082234C"/>
    <w:rsid w:val="008229E6"/>
    <w:rsid w:val="00823296"/>
    <w:rsid w:val="00827560"/>
    <w:rsid w:val="008429B0"/>
    <w:rsid w:val="00843958"/>
    <w:rsid w:val="00861315"/>
    <w:rsid w:val="008646A0"/>
    <w:rsid w:val="00874463"/>
    <w:rsid w:val="00880830"/>
    <w:rsid w:val="008812D9"/>
    <w:rsid w:val="0088181B"/>
    <w:rsid w:val="00881D24"/>
    <w:rsid w:val="00882666"/>
    <w:rsid w:val="00882DDA"/>
    <w:rsid w:val="0089348E"/>
    <w:rsid w:val="00893785"/>
    <w:rsid w:val="008963EA"/>
    <w:rsid w:val="008B0E92"/>
    <w:rsid w:val="008B17EC"/>
    <w:rsid w:val="008C133D"/>
    <w:rsid w:val="008D53C4"/>
    <w:rsid w:val="008E11E2"/>
    <w:rsid w:val="008E59C3"/>
    <w:rsid w:val="008F08FE"/>
    <w:rsid w:val="008F2C31"/>
    <w:rsid w:val="008F5E67"/>
    <w:rsid w:val="008F61D9"/>
    <w:rsid w:val="00903591"/>
    <w:rsid w:val="009211AB"/>
    <w:rsid w:val="0092441F"/>
    <w:rsid w:val="009412D8"/>
    <w:rsid w:val="00946E42"/>
    <w:rsid w:val="00947093"/>
    <w:rsid w:val="00954844"/>
    <w:rsid w:val="00954B3C"/>
    <w:rsid w:val="00971F29"/>
    <w:rsid w:val="00973BDF"/>
    <w:rsid w:val="00975948"/>
    <w:rsid w:val="00975C52"/>
    <w:rsid w:val="00981DA5"/>
    <w:rsid w:val="009852E6"/>
    <w:rsid w:val="00985663"/>
    <w:rsid w:val="009867DC"/>
    <w:rsid w:val="00993F48"/>
    <w:rsid w:val="009A0718"/>
    <w:rsid w:val="009A2AD3"/>
    <w:rsid w:val="009A3A76"/>
    <w:rsid w:val="009C28D9"/>
    <w:rsid w:val="009C3885"/>
    <w:rsid w:val="00A15190"/>
    <w:rsid w:val="00A166BA"/>
    <w:rsid w:val="00A209B8"/>
    <w:rsid w:val="00A25DAF"/>
    <w:rsid w:val="00A266A3"/>
    <w:rsid w:val="00A3160F"/>
    <w:rsid w:val="00A33544"/>
    <w:rsid w:val="00A45738"/>
    <w:rsid w:val="00A5672E"/>
    <w:rsid w:val="00A60D99"/>
    <w:rsid w:val="00A62FCE"/>
    <w:rsid w:val="00A647DD"/>
    <w:rsid w:val="00A65979"/>
    <w:rsid w:val="00A6712C"/>
    <w:rsid w:val="00A71689"/>
    <w:rsid w:val="00A77C7A"/>
    <w:rsid w:val="00A80579"/>
    <w:rsid w:val="00A81125"/>
    <w:rsid w:val="00A8335F"/>
    <w:rsid w:val="00A83C59"/>
    <w:rsid w:val="00A84090"/>
    <w:rsid w:val="00A87066"/>
    <w:rsid w:val="00A94F09"/>
    <w:rsid w:val="00AA0248"/>
    <w:rsid w:val="00AA0792"/>
    <w:rsid w:val="00AA2249"/>
    <w:rsid w:val="00AA27DD"/>
    <w:rsid w:val="00AA5D8F"/>
    <w:rsid w:val="00AC1F29"/>
    <w:rsid w:val="00AC24E7"/>
    <w:rsid w:val="00AD7CBA"/>
    <w:rsid w:val="00AE0B5E"/>
    <w:rsid w:val="00AE51AF"/>
    <w:rsid w:val="00AF0232"/>
    <w:rsid w:val="00B030CC"/>
    <w:rsid w:val="00B05B2A"/>
    <w:rsid w:val="00B07974"/>
    <w:rsid w:val="00B31A4D"/>
    <w:rsid w:val="00B40DCA"/>
    <w:rsid w:val="00B41036"/>
    <w:rsid w:val="00B41AA3"/>
    <w:rsid w:val="00B509E2"/>
    <w:rsid w:val="00B55AAC"/>
    <w:rsid w:val="00B55F45"/>
    <w:rsid w:val="00B56B49"/>
    <w:rsid w:val="00B61B37"/>
    <w:rsid w:val="00B62999"/>
    <w:rsid w:val="00B650A6"/>
    <w:rsid w:val="00B74340"/>
    <w:rsid w:val="00B75251"/>
    <w:rsid w:val="00B75672"/>
    <w:rsid w:val="00B760CB"/>
    <w:rsid w:val="00B845AA"/>
    <w:rsid w:val="00B9548B"/>
    <w:rsid w:val="00BA144E"/>
    <w:rsid w:val="00BA2C52"/>
    <w:rsid w:val="00BA7247"/>
    <w:rsid w:val="00BB3006"/>
    <w:rsid w:val="00BC0AB6"/>
    <w:rsid w:val="00BC51FB"/>
    <w:rsid w:val="00BD12E8"/>
    <w:rsid w:val="00BD1E1A"/>
    <w:rsid w:val="00BD28B9"/>
    <w:rsid w:val="00BE01C7"/>
    <w:rsid w:val="00BE02EA"/>
    <w:rsid w:val="00BF0363"/>
    <w:rsid w:val="00BF3339"/>
    <w:rsid w:val="00BF508C"/>
    <w:rsid w:val="00C16C42"/>
    <w:rsid w:val="00C20894"/>
    <w:rsid w:val="00C22EA0"/>
    <w:rsid w:val="00C243E3"/>
    <w:rsid w:val="00C35641"/>
    <w:rsid w:val="00C5158C"/>
    <w:rsid w:val="00C552F3"/>
    <w:rsid w:val="00C572F0"/>
    <w:rsid w:val="00C604C5"/>
    <w:rsid w:val="00C71FF4"/>
    <w:rsid w:val="00C74558"/>
    <w:rsid w:val="00C7498E"/>
    <w:rsid w:val="00C90C3E"/>
    <w:rsid w:val="00CE1834"/>
    <w:rsid w:val="00CF1B2C"/>
    <w:rsid w:val="00CF516F"/>
    <w:rsid w:val="00D0433B"/>
    <w:rsid w:val="00D06F5A"/>
    <w:rsid w:val="00D12A4C"/>
    <w:rsid w:val="00D1336F"/>
    <w:rsid w:val="00D3584B"/>
    <w:rsid w:val="00D47991"/>
    <w:rsid w:val="00D50C61"/>
    <w:rsid w:val="00D521F4"/>
    <w:rsid w:val="00D528E4"/>
    <w:rsid w:val="00D53F61"/>
    <w:rsid w:val="00D5715A"/>
    <w:rsid w:val="00D61E47"/>
    <w:rsid w:val="00D629B4"/>
    <w:rsid w:val="00D652CC"/>
    <w:rsid w:val="00D759BF"/>
    <w:rsid w:val="00D970C5"/>
    <w:rsid w:val="00DA7D1E"/>
    <w:rsid w:val="00DB1E04"/>
    <w:rsid w:val="00DB5A66"/>
    <w:rsid w:val="00DB6E74"/>
    <w:rsid w:val="00DC515F"/>
    <w:rsid w:val="00DC693D"/>
    <w:rsid w:val="00DD77AC"/>
    <w:rsid w:val="00DE1170"/>
    <w:rsid w:val="00DF3EEA"/>
    <w:rsid w:val="00DF432E"/>
    <w:rsid w:val="00E02AED"/>
    <w:rsid w:val="00E20C15"/>
    <w:rsid w:val="00E32AE1"/>
    <w:rsid w:val="00E344D0"/>
    <w:rsid w:val="00E543CD"/>
    <w:rsid w:val="00E576AA"/>
    <w:rsid w:val="00E659B5"/>
    <w:rsid w:val="00E8238C"/>
    <w:rsid w:val="00EA0BF6"/>
    <w:rsid w:val="00EA555A"/>
    <w:rsid w:val="00EB0A51"/>
    <w:rsid w:val="00EB67AF"/>
    <w:rsid w:val="00EC2D39"/>
    <w:rsid w:val="00EC6EF8"/>
    <w:rsid w:val="00EE25F3"/>
    <w:rsid w:val="00F02914"/>
    <w:rsid w:val="00F0689F"/>
    <w:rsid w:val="00F1341C"/>
    <w:rsid w:val="00F158CF"/>
    <w:rsid w:val="00F26B69"/>
    <w:rsid w:val="00F30578"/>
    <w:rsid w:val="00F34F18"/>
    <w:rsid w:val="00F51C41"/>
    <w:rsid w:val="00F57BA1"/>
    <w:rsid w:val="00F66725"/>
    <w:rsid w:val="00F71B24"/>
    <w:rsid w:val="00F83353"/>
    <w:rsid w:val="00F837BD"/>
    <w:rsid w:val="00F83C49"/>
    <w:rsid w:val="00F83D98"/>
    <w:rsid w:val="00F86723"/>
    <w:rsid w:val="00F94842"/>
    <w:rsid w:val="00FA45AD"/>
    <w:rsid w:val="00FB0B5C"/>
    <w:rsid w:val="00FB4EA0"/>
    <w:rsid w:val="00FB54C8"/>
    <w:rsid w:val="00FB72C0"/>
    <w:rsid w:val="00FE4037"/>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91464"/>
  <w15:docId w15:val="{36364D70-1B30-408E-BBDA-B9203EEB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C"/>
    <w:pPr>
      <w:spacing w:after="0" w:line="240" w:lineRule="auto"/>
    </w:pPr>
    <w:rPr>
      <w:rFonts w:ascii="Times New Roman" w:eastAsia="Times New Roman" w:hAnsi="Times New Roman" w:cs="Times New Roman"/>
      <w:sz w:val="24"/>
      <w:szCs w:val="24"/>
      <w:lang w:val="fr-FR" w:eastAsia="fr-FR"/>
    </w:rPr>
  </w:style>
  <w:style w:type="paragraph" w:styleId="Titre2">
    <w:name w:val="heading 2"/>
    <w:aliases w:val="TITLE2,Para2,Head hdbk,Top 2,h2,H2,h2 main heading,B Sub/Bold,B Sub/Bold1,B Sub/Bold2,B Sub/Bold11,h2 main heading1,h2 main heading2,B Sub/Bold3,B Sub/Bold12,h2 main heading3,B Sub/Bold4,B Sub/Bold13,SubPara,a.,~Main,sub,Group Title,h21,h22"/>
    <w:basedOn w:val="Normal"/>
    <w:next w:val="Normal"/>
    <w:link w:val="Titre2Car"/>
    <w:autoRedefine/>
    <w:qFormat/>
    <w:rsid w:val="00301FF4"/>
    <w:pPr>
      <w:numPr>
        <w:numId w:val="1"/>
      </w:numPr>
      <w:spacing w:before="120"/>
      <w:outlineLvl w:val="1"/>
    </w:pPr>
    <w:rPr>
      <w:rFonts w:asciiTheme="minorHAnsi" w:hAnsiTheme="minorHAnsi"/>
      <w:b/>
      <w:szCs w:val="20"/>
    </w:rPr>
  </w:style>
  <w:style w:type="paragraph" w:styleId="Titre3">
    <w:name w:val="heading 3"/>
    <w:aliases w:val="TITLE3,Title 3"/>
    <w:basedOn w:val="Normal"/>
    <w:next w:val="Retraitnormal"/>
    <w:link w:val="Titre3Car"/>
    <w:qFormat/>
    <w:rsid w:val="00B55AAC"/>
    <w:pPr>
      <w:numPr>
        <w:ilvl w:val="1"/>
        <w:numId w:val="1"/>
      </w:numPr>
      <w:spacing w:before="120" w:after="120"/>
      <w:outlineLvl w:val="2"/>
    </w:pPr>
    <w:rPr>
      <w:rFonts w:ascii="Arial" w:hAnsi="Arial"/>
      <w:szCs w:val="20"/>
    </w:rPr>
  </w:style>
  <w:style w:type="paragraph" w:styleId="Titre4">
    <w:name w:val="heading 4"/>
    <w:aliases w:val="TITLE4"/>
    <w:basedOn w:val="Normal"/>
    <w:next w:val="Normal"/>
    <w:link w:val="Titre4Car"/>
    <w:qFormat/>
    <w:rsid w:val="00B55AAC"/>
    <w:pPr>
      <w:keepNext/>
      <w:numPr>
        <w:ilvl w:val="3"/>
        <w:numId w:val="1"/>
      </w:numPr>
      <w:spacing w:line="360" w:lineRule="atLeast"/>
      <w:ind w:right="-1"/>
      <w:jc w:val="both"/>
      <w:outlineLvl w:val="3"/>
    </w:pPr>
    <w:rPr>
      <w:rFonts w:ascii="Palatino" w:hAnsi="Palatino" w:cs="Arial"/>
      <w:b/>
      <w:i/>
      <w:iCs/>
      <w:color w:val="FF0000"/>
      <w:szCs w:val="20"/>
    </w:rPr>
  </w:style>
  <w:style w:type="paragraph" w:styleId="Titre5">
    <w:name w:val="heading 5"/>
    <w:aliases w:val="TITLE5"/>
    <w:basedOn w:val="Normal"/>
    <w:next w:val="Normal"/>
    <w:link w:val="Titre5Car"/>
    <w:qFormat/>
    <w:rsid w:val="00B55AAC"/>
    <w:pPr>
      <w:keepNext/>
      <w:numPr>
        <w:ilvl w:val="4"/>
        <w:numId w:val="1"/>
      </w:numPr>
      <w:spacing w:line="360" w:lineRule="atLeast"/>
      <w:ind w:right="-1"/>
      <w:jc w:val="both"/>
      <w:outlineLvl w:val="4"/>
    </w:pPr>
    <w:rPr>
      <w:rFonts w:ascii="Palatino" w:hAnsi="Palatino"/>
      <w:i/>
      <w:iCs/>
      <w:color w:val="FF0000"/>
      <w:szCs w:val="20"/>
    </w:rPr>
  </w:style>
  <w:style w:type="paragraph" w:styleId="Titre6">
    <w:name w:val="heading 6"/>
    <w:aliases w:val="TITLE6"/>
    <w:basedOn w:val="Normal"/>
    <w:next w:val="Normal"/>
    <w:link w:val="Titre6Car"/>
    <w:qFormat/>
    <w:rsid w:val="00B55AAC"/>
    <w:pPr>
      <w:keepNext/>
      <w:numPr>
        <w:ilvl w:val="5"/>
        <w:numId w:val="1"/>
      </w:numPr>
      <w:spacing w:line="360" w:lineRule="atLeast"/>
      <w:jc w:val="both"/>
      <w:outlineLvl w:val="5"/>
    </w:pPr>
    <w:rPr>
      <w:rFonts w:ascii="Palatino" w:hAnsi="Palatino"/>
      <w:b/>
      <w:bCs/>
      <w:i/>
      <w:iCs/>
      <w:color w:val="FF0000"/>
      <w:szCs w:val="20"/>
    </w:rPr>
  </w:style>
  <w:style w:type="paragraph" w:styleId="Titre7">
    <w:name w:val="heading 7"/>
    <w:aliases w:val="TITLE7"/>
    <w:basedOn w:val="Normal"/>
    <w:next w:val="Normal"/>
    <w:link w:val="Titre7Car"/>
    <w:qFormat/>
    <w:rsid w:val="00B55AAC"/>
    <w:pPr>
      <w:numPr>
        <w:ilvl w:val="6"/>
        <w:numId w:val="1"/>
      </w:numPr>
      <w:spacing w:before="240" w:after="60"/>
      <w:outlineLvl w:val="6"/>
    </w:pPr>
    <w:rPr>
      <w:rFonts w:ascii="Arial" w:hAnsi="Arial"/>
      <w:sz w:val="20"/>
      <w:szCs w:val="20"/>
    </w:rPr>
  </w:style>
  <w:style w:type="paragraph" w:styleId="Titre8">
    <w:name w:val="heading 8"/>
    <w:aliases w:val="TITLE8"/>
    <w:basedOn w:val="Normal"/>
    <w:next w:val="Normal"/>
    <w:link w:val="Titre8Car"/>
    <w:qFormat/>
    <w:rsid w:val="00B55AAC"/>
    <w:pPr>
      <w:keepNext/>
      <w:numPr>
        <w:ilvl w:val="7"/>
        <w:numId w:val="1"/>
      </w:numPr>
      <w:spacing w:line="360" w:lineRule="atLeast"/>
      <w:ind w:right="-1"/>
      <w:jc w:val="both"/>
      <w:outlineLvl w:val="7"/>
    </w:pPr>
    <w:rPr>
      <w:b/>
      <w:sz w:val="22"/>
      <w:szCs w:val="20"/>
      <w:u w:val="single"/>
    </w:rPr>
  </w:style>
  <w:style w:type="paragraph" w:styleId="Titre9">
    <w:name w:val="heading 9"/>
    <w:aliases w:val="TITLE9"/>
    <w:basedOn w:val="Normal"/>
    <w:next w:val="Normal"/>
    <w:link w:val="Titre9Car"/>
    <w:qFormat/>
    <w:rsid w:val="00B55AAC"/>
    <w:pPr>
      <w:numPr>
        <w:ilvl w:val="8"/>
        <w:numId w:val="1"/>
      </w:numPr>
      <w:spacing w:before="240" w:after="60"/>
      <w:outlineLvl w:val="8"/>
    </w:pPr>
    <w:rPr>
      <w:rFonts w:ascii="Arial" w:hAnsi="Arial"/>
      <w:b/>
      <w:i/>
      <w:sz w:val="1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87066"/>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6710C3"/>
    <w:rPr>
      <w:rFonts w:ascii="Tahoma" w:hAnsi="Tahoma" w:cs="Tahoma"/>
      <w:sz w:val="16"/>
      <w:szCs w:val="16"/>
    </w:rPr>
  </w:style>
  <w:style w:type="character" w:customStyle="1" w:styleId="TextedebullesCar">
    <w:name w:val="Texte de bulles Car"/>
    <w:basedOn w:val="Policepardfaut"/>
    <w:link w:val="Textedebulles"/>
    <w:uiPriority w:val="99"/>
    <w:semiHidden/>
    <w:rsid w:val="006710C3"/>
    <w:rPr>
      <w:rFonts w:ascii="Tahoma" w:eastAsia="Times New Roman" w:hAnsi="Tahoma" w:cs="Tahoma"/>
      <w:sz w:val="16"/>
      <w:szCs w:val="16"/>
      <w:lang w:val="fr-FR" w:eastAsia="fr-FR"/>
    </w:rPr>
  </w:style>
  <w:style w:type="character" w:styleId="Marquedecommentaire">
    <w:name w:val="annotation reference"/>
    <w:basedOn w:val="Policepardfaut"/>
    <w:uiPriority w:val="99"/>
    <w:semiHidden/>
    <w:unhideWhenUsed/>
    <w:rsid w:val="00AC24E7"/>
    <w:rPr>
      <w:sz w:val="16"/>
      <w:szCs w:val="16"/>
    </w:rPr>
  </w:style>
  <w:style w:type="paragraph" w:styleId="Commentaire">
    <w:name w:val="annotation text"/>
    <w:basedOn w:val="Normal"/>
    <w:link w:val="CommentaireCar"/>
    <w:uiPriority w:val="99"/>
    <w:semiHidden/>
    <w:unhideWhenUsed/>
    <w:rsid w:val="00AC24E7"/>
    <w:rPr>
      <w:sz w:val="20"/>
      <w:szCs w:val="20"/>
    </w:rPr>
  </w:style>
  <w:style w:type="character" w:customStyle="1" w:styleId="CommentaireCar">
    <w:name w:val="Commentaire Car"/>
    <w:basedOn w:val="Policepardfaut"/>
    <w:link w:val="Commentaire"/>
    <w:uiPriority w:val="99"/>
    <w:semiHidden/>
    <w:rsid w:val="00AC24E7"/>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AC24E7"/>
    <w:rPr>
      <w:b/>
      <w:bCs/>
    </w:rPr>
  </w:style>
  <w:style w:type="character" w:customStyle="1" w:styleId="ObjetducommentaireCar">
    <w:name w:val="Objet du commentaire Car"/>
    <w:basedOn w:val="CommentaireCar"/>
    <w:link w:val="Objetducommentaire"/>
    <w:uiPriority w:val="99"/>
    <w:semiHidden/>
    <w:rsid w:val="00AC24E7"/>
    <w:rPr>
      <w:rFonts w:ascii="Times New Roman" w:eastAsia="Times New Roman" w:hAnsi="Times New Roman" w:cs="Times New Roman"/>
      <w:b/>
      <w:bCs/>
      <w:sz w:val="20"/>
      <w:szCs w:val="20"/>
      <w:lang w:val="fr-FR" w:eastAsia="fr-FR"/>
    </w:rPr>
  </w:style>
  <w:style w:type="character" w:customStyle="1" w:styleId="Titre2Car">
    <w:name w:val="Titre 2 Car"/>
    <w:aliases w:val="TITLE2 Car,Para2 Car,Head hdbk Car,Top 2 Car,h2 Car,H2 Car,h2 main heading Car,B Sub/Bold Car,B Sub/Bold1 Car,B Sub/Bold2 Car,B Sub/Bold11 Car,h2 main heading1 Car,h2 main heading2 Car,B Sub/Bold3 Car,B Sub/Bold12 Car,h2 main heading3 Car"/>
    <w:basedOn w:val="Policepardfaut"/>
    <w:link w:val="Titre2"/>
    <w:rsid w:val="00301FF4"/>
    <w:rPr>
      <w:rFonts w:eastAsia="Times New Roman" w:cs="Times New Roman"/>
      <w:b/>
      <w:sz w:val="24"/>
      <w:szCs w:val="20"/>
      <w:lang w:val="fr-FR" w:eastAsia="fr-FR"/>
    </w:rPr>
  </w:style>
  <w:style w:type="character" w:customStyle="1" w:styleId="Titre3Car">
    <w:name w:val="Titre 3 Car"/>
    <w:aliases w:val="TITLE3 Car,Title 3 Car"/>
    <w:basedOn w:val="Policepardfaut"/>
    <w:link w:val="Titre3"/>
    <w:rsid w:val="00B55AAC"/>
    <w:rPr>
      <w:rFonts w:ascii="Arial" w:eastAsia="Times New Roman" w:hAnsi="Arial" w:cs="Times New Roman"/>
      <w:sz w:val="24"/>
      <w:szCs w:val="20"/>
      <w:lang w:val="fr-FR" w:eastAsia="fr-FR"/>
    </w:rPr>
  </w:style>
  <w:style w:type="character" w:customStyle="1" w:styleId="Titre4Car">
    <w:name w:val="Titre 4 Car"/>
    <w:aliases w:val="TITLE4 Car"/>
    <w:basedOn w:val="Policepardfaut"/>
    <w:link w:val="Titre4"/>
    <w:rsid w:val="00B55AAC"/>
    <w:rPr>
      <w:rFonts w:ascii="Palatino" w:eastAsia="Times New Roman" w:hAnsi="Palatino" w:cs="Arial"/>
      <w:b/>
      <w:i/>
      <w:iCs/>
      <w:color w:val="FF0000"/>
      <w:sz w:val="24"/>
      <w:szCs w:val="20"/>
      <w:lang w:val="fr-FR" w:eastAsia="fr-FR"/>
    </w:rPr>
  </w:style>
  <w:style w:type="character" w:customStyle="1" w:styleId="Titre5Car">
    <w:name w:val="Titre 5 Car"/>
    <w:aliases w:val="TITLE5 Car"/>
    <w:basedOn w:val="Policepardfaut"/>
    <w:link w:val="Titre5"/>
    <w:rsid w:val="00B55AAC"/>
    <w:rPr>
      <w:rFonts w:ascii="Palatino" w:eastAsia="Times New Roman" w:hAnsi="Palatino" w:cs="Times New Roman"/>
      <w:i/>
      <w:iCs/>
      <w:color w:val="FF0000"/>
      <w:sz w:val="24"/>
      <w:szCs w:val="20"/>
      <w:lang w:val="fr-FR" w:eastAsia="fr-FR"/>
    </w:rPr>
  </w:style>
  <w:style w:type="character" w:customStyle="1" w:styleId="Titre6Car">
    <w:name w:val="Titre 6 Car"/>
    <w:aliases w:val="TITLE6 Car"/>
    <w:basedOn w:val="Policepardfaut"/>
    <w:link w:val="Titre6"/>
    <w:rsid w:val="00B55AAC"/>
    <w:rPr>
      <w:rFonts w:ascii="Palatino" w:eastAsia="Times New Roman" w:hAnsi="Palatino" w:cs="Times New Roman"/>
      <w:b/>
      <w:bCs/>
      <w:i/>
      <w:iCs/>
      <w:color w:val="FF0000"/>
      <w:sz w:val="24"/>
      <w:szCs w:val="20"/>
      <w:lang w:val="fr-FR" w:eastAsia="fr-FR"/>
    </w:rPr>
  </w:style>
  <w:style w:type="character" w:customStyle="1" w:styleId="Titre7Car">
    <w:name w:val="Titre 7 Car"/>
    <w:aliases w:val="TITLE7 Car"/>
    <w:basedOn w:val="Policepardfaut"/>
    <w:link w:val="Titre7"/>
    <w:rsid w:val="00B55AAC"/>
    <w:rPr>
      <w:rFonts w:ascii="Arial" w:eastAsia="Times New Roman" w:hAnsi="Arial" w:cs="Times New Roman"/>
      <w:sz w:val="20"/>
      <w:szCs w:val="20"/>
      <w:lang w:val="fr-FR" w:eastAsia="fr-FR"/>
    </w:rPr>
  </w:style>
  <w:style w:type="character" w:customStyle="1" w:styleId="Titre8Car">
    <w:name w:val="Titre 8 Car"/>
    <w:aliases w:val="TITLE8 Car"/>
    <w:basedOn w:val="Policepardfaut"/>
    <w:link w:val="Titre8"/>
    <w:rsid w:val="00B55AAC"/>
    <w:rPr>
      <w:rFonts w:ascii="Times New Roman" w:eastAsia="Times New Roman" w:hAnsi="Times New Roman" w:cs="Times New Roman"/>
      <w:b/>
      <w:szCs w:val="20"/>
      <w:u w:val="single"/>
      <w:lang w:val="fr-FR" w:eastAsia="fr-FR"/>
    </w:rPr>
  </w:style>
  <w:style w:type="character" w:customStyle="1" w:styleId="Titre9Car">
    <w:name w:val="Titre 9 Car"/>
    <w:aliases w:val="TITLE9 Car"/>
    <w:basedOn w:val="Policepardfaut"/>
    <w:link w:val="Titre9"/>
    <w:rsid w:val="00B55AAC"/>
    <w:rPr>
      <w:rFonts w:ascii="Arial" w:eastAsia="Times New Roman" w:hAnsi="Arial" w:cs="Times New Roman"/>
      <w:b/>
      <w:i/>
      <w:sz w:val="18"/>
      <w:szCs w:val="20"/>
      <w:lang w:val="fr-FR" w:eastAsia="fr-FR"/>
    </w:rPr>
  </w:style>
  <w:style w:type="paragraph" w:customStyle="1" w:styleId="corpstexte3">
    <w:name w:val="corps texte 3"/>
    <w:basedOn w:val="Normal"/>
    <w:autoRedefine/>
    <w:rsid w:val="00B55AAC"/>
    <w:pPr>
      <w:jc w:val="both"/>
    </w:pPr>
    <w:rPr>
      <w:rFonts w:ascii="Arial" w:hAnsi="Arial" w:cs="Arial"/>
      <w:sz w:val="22"/>
      <w:szCs w:val="20"/>
    </w:rPr>
  </w:style>
  <w:style w:type="paragraph" w:styleId="Retraitnormal">
    <w:name w:val="Normal Indent"/>
    <w:basedOn w:val="Normal"/>
    <w:uiPriority w:val="99"/>
    <w:semiHidden/>
    <w:unhideWhenUsed/>
    <w:rsid w:val="00B55AAC"/>
    <w:pPr>
      <w:ind w:left="708"/>
    </w:pPr>
  </w:style>
  <w:style w:type="paragraph" w:styleId="En-tte">
    <w:name w:val="header"/>
    <w:basedOn w:val="Normal"/>
    <w:link w:val="En-tteCar"/>
    <w:uiPriority w:val="99"/>
    <w:unhideWhenUsed/>
    <w:rsid w:val="0051315A"/>
    <w:pPr>
      <w:tabs>
        <w:tab w:val="center" w:pos="4536"/>
        <w:tab w:val="right" w:pos="9072"/>
      </w:tabs>
    </w:pPr>
  </w:style>
  <w:style w:type="character" w:customStyle="1" w:styleId="En-tteCar">
    <w:name w:val="En-tête Car"/>
    <w:basedOn w:val="Policepardfaut"/>
    <w:link w:val="En-tte"/>
    <w:uiPriority w:val="99"/>
    <w:rsid w:val="0051315A"/>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1315A"/>
    <w:pPr>
      <w:tabs>
        <w:tab w:val="center" w:pos="4536"/>
        <w:tab w:val="right" w:pos="9072"/>
      </w:tabs>
    </w:pPr>
  </w:style>
  <w:style w:type="character" w:customStyle="1" w:styleId="PieddepageCar">
    <w:name w:val="Pied de page Car"/>
    <w:basedOn w:val="Policepardfaut"/>
    <w:link w:val="Pieddepage"/>
    <w:uiPriority w:val="99"/>
    <w:rsid w:val="0051315A"/>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1E279B"/>
    <w:pPr>
      <w:ind w:left="720"/>
      <w:contextualSpacing/>
    </w:pPr>
  </w:style>
  <w:style w:type="paragraph" w:styleId="Sansinterligne">
    <w:name w:val="No Spacing"/>
    <w:uiPriority w:val="1"/>
    <w:qFormat/>
    <w:rsid w:val="00301FF4"/>
    <w:pPr>
      <w:spacing w:after="0" w:line="240" w:lineRule="auto"/>
    </w:pPr>
    <w:rPr>
      <w:rFonts w:ascii="Times New Roman" w:eastAsia="Times New Roman" w:hAnsi="Times New Roman" w:cs="Times New Roman"/>
      <w:sz w:val="24"/>
      <w:szCs w:val="24"/>
      <w:lang w:val="fr-FR" w:eastAsia="fr-FR"/>
    </w:rPr>
  </w:style>
  <w:style w:type="paragraph" w:styleId="Titre">
    <w:name w:val="Title"/>
    <w:basedOn w:val="Normal"/>
    <w:next w:val="Normal"/>
    <w:link w:val="TitreCar"/>
    <w:uiPriority w:val="10"/>
    <w:qFormat/>
    <w:rsid w:val="00301FF4"/>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01FF4"/>
    <w:rPr>
      <w:rFonts w:asciiTheme="majorHAnsi" w:eastAsiaTheme="majorEastAsia" w:hAnsiTheme="majorHAnsi" w:cstheme="majorBidi"/>
      <w:spacing w:val="-10"/>
      <w:kern w:val="28"/>
      <w:sz w:val="56"/>
      <w:szCs w:val="56"/>
      <w:lang w:val="fr-FR" w:eastAsia="fr-FR"/>
    </w:rPr>
  </w:style>
  <w:style w:type="character" w:styleId="Accentuationlgre">
    <w:name w:val="Subtle Emphasis"/>
    <w:basedOn w:val="Policepardfaut"/>
    <w:uiPriority w:val="19"/>
    <w:qFormat/>
    <w:rsid w:val="00301FF4"/>
    <w:rPr>
      <w:i/>
      <w:iCs/>
      <w:color w:val="404040" w:themeColor="text1" w:themeTint="BF"/>
    </w:rPr>
  </w:style>
  <w:style w:type="character" w:styleId="Accentuation">
    <w:name w:val="Emphasis"/>
    <w:basedOn w:val="Policepardfaut"/>
    <w:uiPriority w:val="20"/>
    <w:qFormat/>
    <w:rsid w:val="00301FF4"/>
    <w:rPr>
      <w:i/>
      <w:iCs/>
    </w:rPr>
  </w:style>
  <w:style w:type="character" w:styleId="lev">
    <w:name w:val="Strong"/>
    <w:basedOn w:val="Policepardfaut"/>
    <w:uiPriority w:val="22"/>
    <w:qFormat/>
    <w:rsid w:val="00301F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33174">
      <w:bodyDiv w:val="1"/>
      <w:marLeft w:val="0"/>
      <w:marRight w:val="0"/>
      <w:marTop w:val="0"/>
      <w:marBottom w:val="0"/>
      <w:divBdr>
        <w:top w:val="none" w:sz="0" w:space="0" w:color="auto"/>
        <w:left w:val="none" w:sz="0" w:space="0" w:color="auto"/>
        <w:bottom w:val="none" w:sz="0" w:space="0" w:color="auto"/>
        <w:right w:val="none" w:sz="0" w:space="0" w:color="auto"/>
      </w:divBdr>
    </w:div>
    <w:div w:id="536429718">
      <w:bodyDiv w:val="1"/>
      <w:marLeft w:val="0"/>
      <w:marRight w:val="0"/>
      <w:marTop w:val="0"/>
      <w:marBottom w:val="0"/>
      <w:divBdr>
        <w:top w:val="none" w:sz="0" w:space="0" w:color="auto"/>
        <w:left w:val="none" w:sz="0" w:space="0" w:color="auto"/>
        <w:bottom w:val="none" w:sz="0" w:space="0" w:color="auto"/>
        <w:right w:val="none" w:sz="0" w:space="0" w:color="auto"/>
      </w:divBdr>
    </w:div>
    <w:div w:id="739793793">
      <w:bodyDiv w:val="1"/>
      <w:marLeft w:val="0"/>
      <w:marRight w:val="0"/>
      <w:marTop w:val="0"/>
      <w:marBottom w:val="0"/>
      <w:divBdr>
        <w:top w:val="none" w:sz="0" w:space="0" w:color="auto"/>
        <w:left w:val="none" w:sz="0" w:space="0" w:color="auto"/>
        <w:bottom w:val="none" w:sz="0" w:space="0" w:color="auto"/>
        <w:right w:val="none" w:sz="0" w:space="0" w:color="auto"/>
      </w:divBdr>
    </w:div>
    <w:div w:id="17383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1472D9-7FCC-49FF-9C42-580A8BA5B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2801</Words>
  <Characters>15407</Characters>
  <Application>Microsoft Office Word</Application>
  <DocSecurity>0</DocSecurity>
  <Lines>128</Lines>
  <Paragraphs>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Cathy Richiardone</dc:creator>
  <cp:lastModifiedBy>Assistance Technique 225</cp:lastModifiedBy>
  <cp:revision>26</cp:revision>
  <cp:lastPrinted>2023-02-01T10:41:00Z</cp:lastPrinted>
  <dcterms:created xsi:type="dcterms:W3CDTF">2023-02-01T10:51:00Z</dcterms:created>
  <dcterms:modified xsi:type="dcterms:W3CDTF">2026-01-05T17:35:00Z</dcterms:modified>
</cp:coreProperties>
</file>